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62845" w14:textId="77777777" w:rsidR="0009051A" w:rsidRDefault="00000000">
      <w:pPr>
        <w:spacing w:after="324" w:line="259" w:lineRule="auto"/>
        <w:ind w:left="0" w:firstLine="0"/>
      </w:pPr>
      <w:r>
        <w:rPr>
          <w:b/>
          <w:color w:val="000000"/>
          <w:sz w:val="34"/>
        </w:rPr>
        <w:t>O U R T E R M S O F B U S I N E S S</w:t>
      </w:r>
    </w:p>
    <w:p w14:paraId="0433AC06" w14:textId="77777777" w:rsidR="0009051A" w:rsidRDefault="00000000">
      <w:pPr>
        <w:spacing w:after="5403" w:line="265" w:lineRule="auto"/>
        <w:ind w:right="188"/>
        <w:jc w:val="right"/>
      </w:pPr>
      <w:r>
        <w:rPr>
          <w:noProof/>
          <w:color w:val="000000"/>
          <w:sz w:val="22"/>
        </w:rPr>
        <mc:AlternateContent>
          <mc:Choice Requires="wpg">
            <w:drawing>
              <wp:anchor distT="0" distB="0" distL="114300" distR="114300" simplePos="0" relativeHeight="251658240" behindDoc="0" locked="0" layoutInCell="1" allowOverlap="1" wp14:anchorId="593420DD" wp14:editId="3FDDAD54">
                <wp:simplePos x="0" y="0"/>
                <wp:positionH relativeFrom="page">
                  <wp:posOffset>6163018</wp:posOffset>
                </wp:positionH>
                <wp:positionV relativeFrom="page">
                  <wp:posOffset>9812926</wp:posOffset>
                </wp:positionV>
                <wp:extent cx="677038" cy="19050"/>
                <wp:effectExtent l="0" t="0" r="0" b="0"/>
                <wp:wrapTopAndBottom/>
                <wp:docPr id="2830" name="Group 2830"/>
                <wp:cNvGraphicFramePr/>
                <a:graphic xmlns:a="http://schemas.openxmlformats.org/drawingml/2006/main">
                  <a:graphicData uri="http://schemas.microsoft.com/office/word/2010/wordprocessingGroup">
                    <wpg:wgp>
                      <wpg:cNvGrpSpPr/>
                      <wpg:grpSpPr>
                        <a:xfrm>
                          <a:off x="0" y="0"/>
                          <a:ext cx="677038" cy="19050"/>
                          <a:chOff x="0" y="0"/>
                          <a:chExt cx="677038" cy="19050"/>
                        </a:xfrm>
                      </wpg:grpSpPr>
                      <wps:wsp>
                        <wps:cNvPr id="15" name="Shape 15"/>
                        <wps:cNvSpPr/>
                        <wps:spPr>
                          <a:xfrm>
                            <a:off x="0" y="0"/>
                            <a:ext cx="677038" cy="0"/>
                          </a:xfrm>
                          <a:custGeom>
                            <a:avLst/>
                            <a:gdLst/>
                            <a:ahLst/>
                            <a:cxnLst/>
                            <a:rect l="0" t="0" r="0" b="0"/>
                            <a:pathLst>
                              <a:path w="677038">
                                <a:moveTo>
                                  <a:pt x="0" y="0"/>
                                </a:moveTo>
                                <a:lnTo>
                                  <a:pt x="677038" y="0"/>
                                </a:lnTo>
                              </a:path>
                            </a:pathLst>
                          </a:custGeom>
                          <a:ln w="19050" cap="flat">
                            <a:miter lim="100000"/>
                          </a:ln>
                        </wps:spPr>
                        <wps:style>
                          <a:lnRef idx="1">
                            <a:srgbClr val="5E5E5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30" style="width:53.3101pt;height:1.5pt;position:absolute;mso-position-horizontal-relative:page;mso-position-horizontal:absolute;margin-left:485.277pt;mso-position-vertical-relative:page;margin-top:772.671pt;" coordsize="6770,190">
                <v:shape id="Shape 15" style="position:absolute;width:6770;height:0;left:0;top:0;" coordsize="677038,0" path="m0,0l677038,0">
                  <v:stroke weight="1.5pt" endcap="flat" joinstyle="miter" miterlimit="4" on="true" color="#5e5e5e"/>
                  <v:fill on="false" color="#000000" opacity="0"/>
                </v:shape>
                <w10:wrap type="topAndBottom"/>
              </v:group>
            </w:pict>
          </mc:Fallback>
        </mc:AlternateContent>
      </w:r>
      <w:r>
        <w:rPr>
          <w:sz w:val="20"/>
        </w:rPr>
        <w:t>26-V1.02</w:t>
      </w:r>
    </w:p>
    <w:p w14:paraId="4D5B0432" w14:textId="77777777" w:rsidR="0009051A" w:rsidRDefault="00000000">
      <w:pPr>
        <w:spacing w:after="11" w:line="265" w:lineRule="auto"/>
        <w:ind w:right="188"/>
        <w:jc w:val="right"/>
      </w:pPr>
      <w:r>
        <w:rPr>
          <w:sz w:val="20"/>
        </w:rPr>
        <w:t xml:space="preserve">Web: youmimic.com </w:t>
      </w:r>
    </w:p>
    <w:p w14:paraId="37BCDDD6" w14:textId="77777777" w:rsidR="0009051A" w:rsidRDefault="00000000">
      <w:pPr>
        <w:spacing w:after="11" w:line="265" w:lineRule="auto"/>
        <w:ind w:right="188"/>
        <w:jc w:val="right"/>
      </w:pPr>
      <w:r>
        <w:rPr>
          <w:sz w:val="20"/>
        </w:rPr>
        <w:t xml:space="preserve">Phone: +61 499 200 186 </w:t>
      </w:r>
    </w:p>
    <w:p w14:paraId="63973541" w14:textId="77777777" w:rsidR="0009051A" w:rsidRDefault="00000000">
      <w:pPr>
        <w:spacing w:after="11" w:line="265" w:lineRule="auto"/>
        <w:ind w:right="188"/>
        <w:jc w:val="right"/>
      </w:pPr>
      <w:r>
        <w:rPr>
          <w:sz w:val="20"/>
        </w:rPr>
        <w:t xml:space="preserve">Email: sales@youmimic.com </w:t>
      </w:r>
    </w:p>
    <w:p w14:paraId="3AE2E8A3" w14:textId="77777777" w:rsidR="0009051A" w:rsidRDefault="00000000">
      <w:pPr>
        <w:spacing w:after="16" w:line="259" w:lineRule="auto"/>
        <w:ind w:left="0" w:right="147" w:firstLine="0"/>
        <w:jc w:val="right"/>
      </w:pPr>
      <w:r>
        <w:rPr>
          <w:sz w:val="20"/>
        </w:rPr>
        <w:t xml:space="preserve"> </w:t>
      </w:r>
    </w:p>
    <w:p w14:paraId="2E038FE1" w14:textId="77777777" w:rsidR="0009051A" w:rsidRDefault="00000000">
      <w:pPr>
        <w:spacing w:after="11" w:line="265" w:lineRule="auto"/>
        <w:ind w:right="188"/>
        <w:jc w:val="right"/>
      </w:pPr>
      <w:r>
        <w:rPr>
          <w:sz w:val="20"/>
        </w:rPr>
        <w:t xml:space="preserve">Hobart: Level 5, 24 Davey Street. Hobart, Tasmania, Australia 7000 </w:t>
      </w:r>
    </w:p>
    <w:p w14:paraId="59B37C55" w14:textId="77777777" w:rsidR="0009051A" w:rsidRDefault="00000000">
      <w:pPr>
        <w:spacing w:after="8" w:line="259" w:lineRule="auto"/>
        <w:ind w:left="169"/>
      </w:pPr>
      <w:r>
        <w:rPr>
          <w:sz w:val="20"/>
        </w:rPr>
        <w:t>Brisbane: 79 McLachlan Street, Fortitude Valley, Queensland, Australia 4006</w:t>
      </w:r>
    </w:p>
    <w:p w14:paraId="55B5C1AA" w14:textId="77777777" w:rsidR="0009051A" w:rsidRDefault="00000000">
      <w:pPr>
        <w:spacing w:after="0" w:line="259" w:lineRule="auto"/>
        <w:ind w:left="5703" w:firstLine="0"/>
      </w:pPr>
      <w:r>
        <w:rPr>
          <w:noProof/>
        </w:rPr>
        <w:lastRenderedPageBreak/>
        <w:drawing>
          <wp:anchor distT="0" distB="0" distL="114300" distR="114300" simplePos="0" relativeHeight="251659264" behindDoc="0" locked="0" layoutInCell="1" allowOverlap="0" wp14:anchorId="364F50B3" wp14:editId="1BD7AD0F">
            <wp:simplePos x="0" y="0"/>
            <wp:positionH relativeFrom="page">
              <wp:posOffset>0</wp:posOffset>
            </wp:positionH>
            <wp:positionV relativeFrom="page">
              <wp:posOffset>0</wp:posOffset>
            </wp:positionV>
            <wp:extent cx="7543800" cy="6473952"/>
            <wp:effectExtent l="0" t="0" r="0" b="0"/>
            <wp:wrapTopAndBottom/>
            <wp:docPr id="3814" name="Picture 3814"/>
            <wp:cNvGraphicFramePr/>
            <a:graphic xmlns:a="http://schemas.openxmlformats.org/drawingml/2006/main">
              <a:graphicData uri="http://schemas.openxmlformats.org/drawingml/2006/picture">
                <pic:pic xmlns:pic="http://schemas.openxmlformats.org/drawingml/2006/picture">
                  <pic:nvPicPr>
                    <pic:cNvPr id="3814" name="Picture 3814"/>
                    <pic:cNvPicPr/>
                  </pic:nvPicPr>
                  <pic:blipFill>
                    <a:blip r:embed="rId7"/>
                    <a:stretch>
                      <a:fillRect/>
                    </a:stretch>
                  </pic:blipFill>
                  <pic:spPr>
                    <a:xfrm>
                      <a:off x="0" y="0"/>
                      <a:ext cx="7543800" cy="6473952"/>
                    </a:xfrm>
                    <a:prstGeom prst="rect">
                      <a:avLst/>
                    </a:prstGeom>
                  </pic:spPr>
                </pic:pic>
              </a:graphicData>
            </a:graphic>
          </wp:anchor>
        </w:drawing>
      </w:r>
      <w:r>
        <w:rPr>
          <w:sz w:val="24"/>
        </w:rPr>
        <w:t>Future Ready</w:t>
      </w:r>
    </w:p>
    <w:p w14:paraId="38D3691B" w14:textId="77777777" w:rsidR="0009051A" w:rsidRDefault="0009051A">
      <w:pPr>
        <w:sectPr w:rsidR="0009051A">
          <w:headerReference w:type="even" r:id="rId8"/>
          <w:headerReference w:type="default" r:id="rId9"/>
          <w:headerReference w:type="first" r:id="rId10"/>
          <w:pgSz w:w="11906" w:h="16838"/>
          <w:pgMar w:top="6655" w:right="1011" w:bottom="1926" w:left="3757" w:header="720" w:footer="720" w:gutter="0"/>
          <w:cols w:space="720"/>
        </w:sectPr>
      </w:pPr>
    </w:p>
    <w:p w14:paraId="2173FC30" w14:textId="77777777" w:rsidR="0009051A" w:rsidRDefault="00000000">
      <w:pPr>
        <w:spacing w:after="86" w:line="259" w:lineRule="auto"/>
        <w:ind w:left="0" w:firstLine="0"/>
      </w:pPr>
      <w:r>
        <w:rPr>
          <w:color w:val="000000"/>
        </w:rPr>
        <w:t xml:space="preserve">You Mimic AI </w:t>
      </w:r>
    </w:p>
    <w:p w14:paraId="799E8CEF" w14:textId="77777777" w:rsidR="0009051A" w:rsidRDefault="00000000">
      <w:pPr>
        <w:spacing w:after="86" w:line="259" w:lineRule="auto"/>
        <w:ind w:left="0" w:firstLine="0"/>
      </w:pPr>
      <w:r>
        <w:rPr>
          <w:b/>
          <w:color w:val="000000"/>
        </w:rPr>
        <w:t xml:space="preserve">Our Terms of Business </w:t>
      </w:r>
    </w:p>
    <w:p w14:paraId="5291A250" w14:textId="77777777" w:rsidR="0009051A" w:rsidRDefault="00000000">
      <w:pPr>
        <w:spacing w:after="86" w:line="259" w:lineRule="auto"/>
        <w:ind w:left="0" w:firstLine="0"/>
      </w:pPr>
      <w:r>
        <w:rPr>
          <w:noProof/>
          <w:color w:val="000000"/>
          <w:sz w:val="22"/>
        </w:rPr>
        <mc:AlternateContent>
          <mc:Choice Requires="wpg">
            <w:drawing>
              <wp:inline distT="0" distB="0" distL="0" distR="0" wp14:anchorId="3C16DD9C" wp14:editId="5440763F">
                <wp:extent cx="677038" cy="19050"/>
                <wp:effectExtent l="0" t="0" r="0" b="0"/>
                <wp:docPr id="2952" name="Group 2952"/>
                <wp:cNvGraphicFramePr/>
                <a:graphic xmlns:a="http://schemas.openxmlformats.org/drawingml/2006/main">
                  <a:graphicData uri="http://schemas.microsoft.com/office/word/2010/wordprocessingGroup">
                    <wpg:wgp>
                      <wpg:cNvGrpSpPr/>
                      <wpg:grpSpPr>
                        <a:xfrm>
                          <a:off x="0" y="0"/>
                          <a:ext cx="677038" cy="19050"/>
                          <a:chOff x="0" y="0"/>
                          <a:chExt cx="677038" cy="19050"/>
                        </a:xfrm>
                      </wpg:grpSpPr>
                      <wps:wsp>
                        <wps:cNvPr id="114" name="Shape 114"/>
                        <wps:cNvSpPr/>
                        <wps:spPr>
                          <a:xfrm>
                            <a:off x="0" y="0"/>
                            <a:ext cx="677038" cy="0"/>
                          </a:xfrm>
                          <a:custGeom>
                            <a:avLst/>
                            <a:gdLst/>
                            <a:ahLst/>
                            <a:cxnLst/>
                            <a:rect l="0" t="0" r="0" b="0"/>
                            <a:pathLst>
                              <a:path w="677038">
                                <a:moveTo>
                                  <a:pt x="0" y="0"/>
                                </a:moveTo>
                                <a:lnTo>
                                  <a:pt x="677038" y="0"/>
                                </a:lnTo>
                              </a:path>
                            </a:pathLst>
                          </a:custGeom>
                          <a:ln w="19050" cap="flat">
                            <a:miter lim="100000"/>
                          </a:ln>
                        </wps:spPr>
                        <wps:style>
                          <a:lnRef idx="1">
                            <a:srgbClr val="4C999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52" style="width:53.3101pt;height:1.5pt;mso-position-horizontal-relative:char;mso-position-vertical-relative:line" coordsize="6770,190">
                <v:shape id="Shape 114" style="position:absolute;width:6770;height:0;left:0;top:0;" coordsize="677038,0" path="m0,0l677038,0">
                  <v:stroke weight="1.5pt" endcap="flat" joinstyle="miter" miterlimit="4" on="true" color="#4c9997"/>
                  <v:fill on="false" color="#000000" opacity="0"/>
                </v:shape>
              </v:group>
            </w:pict>
          </mc:Fallback>
        </mc:AlternateContent>
      </w:r>
      <w:r>
        <w:t xml:space="preserve"> </w:t>
      </w:r>
    </w:p>
    <w:p w14:paraId="4CF58EF7" w14:textId="16F8B281" w:rsidR="00EC6BF4" w:rsidRDefault="00000000" w:rsidP="00EC6BF4">
      <w:pPr>
        <w:spacing w:after="0" w:line="365" w:lineRule="auto"/>
        <w:ind w:left="-5"/>
        <w:rPr>
          <w:ins w:id="0" w:author="Charlotte Wardell" w:date="2026-05-07T10:36:00Z" w16du:dateUtc="2026-05-07T00:36:00Z"/>
        </w:rPr>
      </w:pPr>
      <w:r>
        <w:t>By engaging You Mimic AI, accepting a proposal, quotation, statement of work, invoice,</w:t>
      </w:r>
      <w:ins w:id="1" w:author="Charlotte Wardell" w:date="2026-05-07T10:29:00Z" w16du:dateUtc="2026-05-07T00:29:00Z">
        <w:r w:rsidR="00EC6BF4" w:rsidRPr="001A5CDC">
          <w:t xml:space="preserve"> </w:t>
        </w:r>
      </w:ins>
      <w:ins w:id="2" w:author="Charlotte Wardell" w:date="2026-05-07T10:29:00Z">
        <w:r w:rsidR="00EC6BF4" w:rsidRPr="00EC6BF4">
          <w:rPr>
            <w:rPrChange w:id="3" w:author="Charlotte Wardell" w:date="2026-05-07T10:29:00Z" w16du:dateUtc="2026-05-07T00:29:00Z">
              <w:rPr>
                <w:b/>
                <w:bCs/>
              </w:rPr>
            </w:rPrChange>
          </w:rPr>
          <w:t>subscription plan</w:t>
        </w:r>
      </w:ins>
      <w:ins w:id="4" w:author="Charlotte Wardell" w:date="2026-05-07T10:30:00Z" w16du:dateUtc="2026-05-07T00:30:00Z">
        <w:r w:rsidR="00EC6BF4">
          <w:t>,</w:t>
        </w:r>
      </w:ins>
      <w:r w:rsidRPr="00EC6BF4">
        <w:t xml:space="preserve"> or </w:t>
      </w:r>
      <w:r>
        <w:t xml:space="preserve">participating in an avatar capture session, the Client agrees to these Terms of Business. </w:t>
      </w:r>
    </w:p>
    <w:p w14:paraId="11F7CA31" w14:textId="77777777" w:rsidR="00EC6BF4" w:rsidRPr="00EC6BF4" w:rsidRDefault="00EC6BF4" w:rsidP="00EC6BF4">
      <w:pPr>
        <w:spacing w:after="0" w:line="365" w:lineRule="auto"/>
        <w:ind w:left="-5"/>
        <w:rPr>
          <w:ins w:id="5" w:author="Charlotte Wardell" w:date="2026-05-07T10:30:00Z"/>
        </w:rPr>
      </w:pPr>
    </w:p>
    <w:p w14:paraId="14CB8352" w14:textId="249B167A" w:rsidR="00EC6BF4" w:rsidRPr="00EC6BF4" w:rsidRDefault="00EC6BF4" w:rsidP="00EC6BF4">
      <w:pPr>
        <w:spacing w:after="0" w:line="365" w:lineRule="auto"/>
        <w:ind w:left="-5"/>
      </w:pPr>
      <w:commentRangeStart w:id="6"/>
      <w:ins w:id="7" w:author="Charlotte Wardell" w:date="2026-05-07T10:30:00Z">
        <w:r w:rsidRPr="00EC6BF4">
          <w:rPr>
            <w:rPrChange w:id="8" w:author="Charlotte Wardell" w:date="2026-05-07T10:30:00Z" w16du:dateUtc="2026-05-07T00:30:00Z">
              <w:rPr>
                <w:b/>
                <w:bCs/>
              </w:rPr>
            </w:rPrChange>
          </w:rPr>
          <w:t>Nothing in these Terms excludes</w:t>
        </w:r>
      </w:ins>
      <w:commentRangeEnd w:id="6"/>
      <w:r w:rsidRPr="00EC6BF4">
        <w:rPr>
          <w:rStyle w:val="CommentReference"/>
          <w:szCs w:val="24"/>
          <w:rPrChange w:id="9" w:author="Charlotte Wardell" w:date="2026-05-07T10:30:00Z" w16du:dateUtc="2026-05-07T00:30:00Z">
            <w:rPr>
              <w:rStyle w:val="CommentReference"/>
              <w:b/>
              <w:bCs/>
              <w:szCs w:val="24"/>
            </w:rPr>
          </w:rPrChange>
        </w:rPr>
        <w:commentReference w:id="6"/>
      </w:r>
      <w:ins w:id="10" w:author="Charlotte Wardell" w:date="2026-05-07T10:30:00Z">
        <w:r w:rsidRPr="00EC6BF4">
          <w:rPr>
            <w:rPrChange w:id="11" w:author="Charlotte Wardell" w:date="2026-05-07T10:30:00Z" w16du:dateUtc="2026-05-07T00:30:00Z">
              <w:rPr>
                <w:b/>
                <w:bCs/>
              </w:rPr>
            </w:rPrChange>
          </w:rPr>
          <w:t>, restricts or modifies any rights, guarantees or remedies the Client may have under the Australian Consumer Law or any other applicable law that cannot be excluded, restricted or modified.</w:t>
        </w:r>
      </w:ins>
    </w:p>
    <w:p w14:paraId="58D76C01" w14:textId="77777777" w:rsidR="0009051A" w:rsidRDefault="00000000">
      <w:pPr>
        <w:spacing w:after="9" w:line="259" w:lineRule="auto"/>
        <w:ind w:left="0" w:firstLine="0"/>
      </w:pPr>
      <w:r>
        <w:t xml:space="preserve"> </w:t>
      </w:r>
    </w:p>
    <w:p w14:paraId="5B5747BD" w14:textId="77777777" w:rsidR="0009051A" w:rsidRDefault="00000000">
      <w:pPr>
        <w:ind w:left="-5"/>
      </w:pPr>
      <w:r>
        <w:t xml:space="preserve">1. Services </w:t>
      </w:r>
    </w:p>
    <w:p w14:paraId="46F96A71" w14:textId="77777777" w:rsidR="00EC6BF4" w:rsidRDefault="00000000">
      <w:pPr>
        <w:spacing w:after="18"/>
        <w:ind w:left="-5" w:right="345"/>
        <w:rPr>
          <w:ins w:id="12" w:author="Charlotte Wardell" w:date="2026-05-07T10:37:00Z" w16du:dateUtc="2026-05-07T00:37:00Z"/>
        </w:rPr>
      </w:pPr>
      <w:r>
        <w:t xml:space="preserve">You Mimic AI provides AI avatar production and related services, which may include:  </w:t>
      </w:r>
    </w:p>
    <w:p w14:paraId="3E6814A6" w14:textId="02B3CE2E" w:rsidR="0009051A" w:rsidRDefault="00000000">
      <w:pPr>
        <w:spacing w:after="18"/>
        <w:ind w:left="-5" w:right="345"/>
      </w:pPr>
      <w:r>
        <w:t xml:space="preserve">• avatar capture sessions </w:t>
      </w:r>
    </w:p>
    <w:p w14:paraId="39ECE8DD" w14:textId="77777777" w:rsidR="0009051A" w:rsidRDefault="00000000">
      <w:pPr>
        <w:numPr>
          <w:ilvl w:val="0"/>
          <w:numId w:val="1"/>
        </w:numPr>
        <w:spacing w:after="21"/>
        <w:ind w:hanging="240"/>
      </w:pPr>
      <w:r>
        <w:t xml:space="preserve">creation and setup of AI avatars </w:t>
      </w:r>
    </w:p>
    <w:p w14:paraId="50AE47D7" w14:textId="77777777" w:rsidR="0009051A" w:rsidRDefault="00000000">
      <w:pPr>
        <w:numPr>
          <w:ilvl w:val="0"/>
          <w:numId w:val="1"/>
        </w:numPr>
        <w:spacing w:after="21"/>
        <w:ind w:hanging="240"/>
      </w:pPr>
      <w:r>
        <w:t xml:space="preserve">platform onboarding and administration </w:t>
      </w:r>
    </w:p>
    <w:p w14:paraId="4906EFFA" w14:textId="77777777" w:rsidR="0009051A" w:rsidRDefault="00000000">
      <w:pPr>
        <w:numPr>
          <w:ilvl w:val="0"/>
          <w:numId w:val="1"/>
        </w:numPr>
        <w:spacing w:after="21"/>
        <w:ind w:hanging="240"/>
      </w:pPr>
      <w:r>
        <w:t xml:space="preserve">video generation and content creation </w:t>
      </w:r>
    </w:p>
    <w:p w14:paraId="2A3120BD" w14:textId="77777777" w:rsidR="0009051A" w:rsidRDefault="00000000">
      <w:pPr>
        <w:numPr>
          <w:ilvl w:val="0"/>
          <w:numId w:val="1"/>
        </w:numPr>
        <w:spacing w:after="21"/>
        <w:ind w:hanging="240"/>
      </w:pPr>
      <w:r>
        <w:t xml:space="preserve">interactive avatar experiences </w:t>
      </w:r>
    </w:p>
    <w:p w14:paraId="39C1C11C" w14:textId="77777777" w:rsidR="0009051A" w:rsidRDefault="00000000">
      <w:pPr>
        <w:numPr>
          <w:ilvl w:val="0"/>
          <w:numId w:val="1"/>
        </w:numPr>
        <w:spacing w:after="21"/>
        <w:ind w:hanging="240"/>
      </w:pPr>
      <w:r>
        <w:t xml:space="preserve">editing, localisation, translation, and related production services </w:t>
      </w:r>
    </w:p>
    <w:p w14:paraId="6BEFCA18" w14:textId="74EA1BA1" w:rsidR="00EC6BF4" w:rsidRDefault="00000000" w:rsidP="00EC6BF4">
      <w:pPr>
        <w:numPr>
          <w:ilvl w:val="0"/>
          <w:numId w:val="1"/>
        </w:numPr>
        <w:ind w:hanging="240"/>
        <w:rPr>
          <w:ins w:id="13" w:author="Charlotte Wardell" w:date="2026-05-07T10:38:00Z" w16du:dateUtc="2026-05-07T00:38:00Z"/>
        </w:rPr>
      </w:pPr>
      <w:r>
        <w:t xml:space="preserve">hosting, storage, subscription-based access &amp; related services. </w:t>
      </w:r>
    </w:p>
    <w:p w14:paraId="543248D3" w14:textId="67CCD705" w:rsidR="00EC6BF4" w:rsidRDefault="00EC6BF4" w:rsidP="00EC6BF4">
      <w:pPr>
        <w:ind w:left="0" w:firstLine="0"/>
        <w:rPr>
          <w:ins w:id="14" w:author="Charlotte Wardell" w:date="2026-05-07T10:41:00Z" w16du:dateUtc="2026-05-07T00:41:00Z"/>
        </w:rPr>
      </w:pPr>
      <w:commentRangeStart w:id="15"/>
      <w:ins w:id="16" w:author="Charlotte Wardell" w:date="2026-05-07T10:38:00Z">
        <w:r w:rsidRPr="00EC6BF4">
          <w:t xml:space="preserve">The Services </w:t>
        </w:r>
      </w:ins>
      <w:commentRangeEnd w:id="15"/>
      <w:r w:rsidR="00C7057D" w:rsidRPr="00EC6BF4">
        <w:rPr>
          <w:rStyle w:val="CommentReference"/>
          <w:szCs w:val="24"/>
        </w:rPr>
        <w:commentReference w:id="15"/>
      </w:r>
      <w:ins w:id="17" w:author="Charlotte Wardell" w:date="2026-05-07T10:38:00Z">
        <w:r w:rsidRPr="00EC6BF4">
          <w:t>will be provided in accordance with the</w:t>
        </w:r>
      </w:ins>
      <w:ins w:id="18" w:author="Charlotte Wardell" w:date="2026-05-07T10:40:00Z" w16du:dateUtc="2026-05-07T00:40:00Z">
        <w:r w:rsidR="00C7057D">
          <w:t xml:space="preserve"> relevant engagement document, such as a</w:t>
        </w:r>
      </w:ins>
      <w:ins w:id="19" w:author="Charlotte Wardell" w:date="2026-05-07T10:38:00Z">
        <w:r w:rsidRPr="00EC6BF4">
          <w:t xml:space="preserve"> proposal, quotation, statement of work, invoice or subscription plan. The Client is responsible for reviewing the scope, inclusions, exclusions, assumptions, usage limits and fees before accepting the Services.</w:t>
        </w:r>
      </w:ins>
    </w:p>
    <w:p w14:paraId="56F917B6" w14:textId="6CCB02E5" w:rsidR="00C7057D" w:rsidRDefault="00C7057D" w:rsidP="00EC6BF4">
      <w:pPr>
        <w:ind w:left="0" w:firstLine="0"/>
      </w:pPr>
      <w:ins w:id="20" w:author="Charlotte Wardell" w:date="2026-05-07T10:41:00Z">
        <w:r w:rsidRPr="00C7057D">
          <w:t xml:space="preserve">You Mimic AI is not required to provide any service, feature, output, revision, integration or deliverable that is not included in the agreed scope. </w:t>
        </w:r>
        <w:r w:rsidRPr="00C7057D">
          <w:lastRenderedPageBreak/>
          <w:t>Additional work, additional captures, urgent requests, out of scope changes or additional revisions may incur further costs.</w:t>
        </w:r>
      </w:ins>
    </w:p>
    <w:p w14:paraId="5CA9BDFE" w14:textId="77777777" w:rsidR="0009051A" w:rsidRDefault="00000000">
      <w:pPr>
        <w:numPr>
          <w:ilvl w:val="0"/>
          <w:numId w:val="2"/>
        </w:numPr>
        <w:spacing w:after="1"/>
        <w:ind w:hanging="178"/>
      </w:pPr>
      <w:r>
        <w:t xml:space="preserve">Avatar Ownership  </w:t>
      </w:r>
    </w:p>
    <w:p w14:paraId="76EA9B47" w14:textId="77777777" w:rsidR="0009051A" w:rsidRDefault="00000000">
      <w:pPr>
        <w:spacing w:after="9" w:line="259" w:lineRule="auto"/>
        <w:ind w:left="0" w:firstLine="0"/>
      </w:pPr>
      <w:r>
        <w:t xml:space="preserve"> </w:t>
      </w:r>
    </w:p>
    <w:p w14:paraId="42713526" w14:textId="77777777" w:rsidR="00C7057D" w:rsidRDefault="00000000">
      <w:pPr>
        <w:spacing w:after="0"/>
        <w:ind w:left="-5"/>
        <w:rPr>
          <w:ins w:id="21" w:author="Charlotte Wardell" w:date="2026-05-07T10:41:00Z" w16du:dateUtc="2026-05-07T00:41:00Z"/>
        </w:rPr>
      </w:pPr>
      <w:r>
        <w:t xml:space="preserve">At You Mimic AI, we believe the individual should control their own avatar, likeness, voice, and digital presence. To provide the service, the Client grants You Mimic AI permission to capture, host, store, process, and use approved AI tools to create and manage content featuring that avatar. </w:t>
      </w:r>
    </w:p>
    <w:p w14:paraId="01E7276C" w14:textId="77777777" w:rsidR="00C7057D" w:rsidRDefault="00C7057D">
      <w:pPr>
        <w:spacing w:after="0"/>
        <w:ind w:left="-5"/>
        <w:rPr>
          <w:ins w:id="22" w:author="Charlotte Wardell" w:date="2026-05-07T10:41:00Z" w16du:dateUtc="2026-05-07T00:41:00Z"/>
        </w:rPr>
      </w:pPr>
    </w:p>
    <w:p w14:paraId="2153E31D" w14:textId="2855DA0A" w:rsidR="0009051A" w:rsidRDefault="001A4E07">
      <w:pPr>
        <w:spacing w:after="0"/>
        <w:ind w:left="-5"/>
      </w:pPr>
      <w:commentRangeStart w:id="23"/>
      <w:ins w:id="24" w:author="Charlotte Wardell" w:date="2026-05-07T10:53:00Z">
        <w:r w:rsidRPr="001A4E07">
          <w:t xml:space="preserve">This permission </w:t>
        </w:r>
      </w:ins>
      <w:commentRangeEnd w:id="23"/>
      <w:r w:rsidRPr="001A4E07">
        <w:rPr>
          <w:rStyle w:val="CommentReference"/>
          <w:szCs w:val="24"/>
        </w:rPr>
        <w:commentReference w:id="23"/>
      </w:r>
      <w:ins w:id="25" w:author="Charlotte Wardell" w:date="2026-05-07T10:53:00Z">
        <w:r w:rsidRPr="001A4E07">
          <w:t>is limited to what You Mimic AI reasonably needs to provide, operate, support, improve and secure the agreed Services.</w:t>
        </w:r>
        <w:r w:rsidRPr="001A4E07" w:rsidDel="00C7057D">
          <w:t xml:space="preserve"> </w:t>
        </w:r>
      </w:ins>
      <w:del w:id="26" w:author="Charlotte Wardell" w:date="2026-05-07T10:42:00Z" w16du:dateUtc="2026-05-07T00:42:00Z">
        <w:r w:rsidR="00000000" w:rsidRPr="00C7057D" w:rsidDel="00C7057D">
          <w:delText>This</w:delText>
        </w:r>
        <w:r w:rsidR="00000000" w:rsidDel="00C7057D">
          <w:delText xml:space="preserve"> is always done on a consent-based basis, and a</w:delText>
        </w:r>
      </w:del>
      <w:ins w:id="27" w:author="Charlotte Wardell" w:date="2026-05-07T10:42:00Z" w16du:dateUtc="2026-05-07T00:42:00Z">
        <w:r w:rsidR="00C7057D">
          <w:t>A</w:t>
        </w:r>
      </w:ins>
      <w:r w:rsidR="00000000">
        <w:t xml:space="preserve">ny public use or sharing of avatar-generated content must be authorised by the Client and aligned with the agreed purpose of the engagement. </w:t>
      </w:r>
    </w:p>
    <w:p w14:paraId="2A3C8DCD" w14:textId="77777777" w:rsidR="0009051A" w:rsidRDefault="00000000">
      <w:pPr>
        <w:spacing w:after="9" w:line="259" w:lineRule="auto"/>
        <w:ind w:left="0" w:firstLine="0"/>
      </w:pPr>
      <w:r>
        <w:t xml:space="preserve"> </w:t>
      </w:r>
    </w:p>
    <w:p w14:paraId="5DAAB5D6" w14:textId="588158B3" w:rsidR="00C7057D" w:rsidRDefault="00000000" w:rsidP="00C7057D">
      <w:pPr>
        <w:ind w:left="-5"/>
        <w:rPr>
          <w:ins w:id="28" w:author="Charlotte Wardell" w:date="2026-05-07T10:44:00Z" w16du:dateUtc="2026-05-07T00:44:00Z"/>
        </w:rPr>
      </w:pPr>
      <w:r>
        <w:t>Client owns their likeness,</w:t>
      </w:r>
      <w:r w:rsidRPr="00C7057D">
        <w:t xml:space="preserve"> </w:t>
      </w:r>
      <w:commentRangeStart w:id="29"/>
      <w:ins w:id="30" w:author="Charlotte Wardell" w:date="2026-05-07T10:44:00Z">
        <w:r w:rsidR="00C7057D" w:rsidRPr="00C7057D">
          <w:rPr>
            <w:rPrChange w:id="31" w:author="Charlotte Wardell" w:date="2026-05-07T10:44:00Z" w16du:dateUtc="2026-05-07T00:44:00Z">
              <w:rPr>
                <w:b/>
                <w:bCs/>
              </w:rPr>
            </w:rPrChange>
          </w:rPr>
          <w:t xml:space="preserve">and, subject </w:t>
        </w:r>
      </w:ins>
      <w:commentRangeEnd w:id="29"/>
      <w:r w:rsidR="001A4E07" w:rsidRPr="00C7057D">
        <w:rPr>
          <w:rStyle w:val="CommentReference"/>
          <w:szCs w:val="24"/>
          <w:rPrChange w:id="32" w:author="Charlotte Wardell" w:date="2026-05-07T10:44:00Z" w16du:dateUtc="2026-05-07T00:44:00Z">
            <w:rPr>
              <w:rStyle w:val="CommentReference"/>
              <w:b/>
              <w:bCs/>
              <w:szCs w:val="24"/>
            </w:rPr>
          </w:rPrChange>
        </w:rPr>
        <w:commentReference w:id="29"/>
      </w:r>
      <w:ins w:id="33" w:author="Charlotte Wardell" w:date="2026-05-07T10:44:00Z">
        <w:r w:rsidR="00C7057D" w:rsidRPr="00C7057D">
          <w:rPr>
            <w:rPrChange w:id="34" w:author="Charlotte Wardell" w:date="2026-05-07T10:44:00Z" w16du:dateUtc="2026-05-07T00:44:00Z">
              <w:rPr>
                <w:b/>
                <w:bCs/>
              </w:rPr>
            </w:rPrChange>
          </w:rPr>
          <w:t xml:space="preserve">to payment of all applicable fees and any </w:t>
        </w:r>
      </w:ins>
      <w:ins w:id="35" w:author="Charlotte Wardell" w:date="2026-05-07T12:06:00Z" w16du:dateUtc="2026-05-07T02:06:00Z">
        <w:r w:rsidR="004A5BFB" w:rsidRPr="004A5BFB">
          <w:t>third-party</w:t>
        </w:r>
      </w:ins>
      <w:ins w:id="36" w:author="Charlotte Wardell" w:date="2026-05-07T10:44:00Z">
        <w:r w:rsidR="00C7057D" w:rsidRPr="00C7057D">
          <w:rPr>
            <w:rPrChange w:id="37" w:author="Charlotte Wardell" w:date="2026-05-07T10:44:00Z" w16du:dateUtc="2026-05-07T00:44:00Z">
              <w:rPr>
                <w:b/>
                <w:bCs/>
              </w:rPr>
            </w:rPrChange>
          </w:rPr>
          <w:t xml:space="preserve"> platform restrictions, the final content created for the Client using their avatar. You Mimic AI retains ownership of its </w:t>
        </w:r>
      </w:ins>
      <w:ins w:id="38" w:author="Charlotte Wardell" w:date="2026-05-07T12:06:00Z" w16du:dateUtc="2026-05-07T02:06:00Z">
        <w:r w:rsidR="004A5BFB" w:rsidRPr="004A5BFB">
          <w:t>pre-existing</w:t>
        </w:r>
      </w:ins>
      <w:ins w:id="39" w:author="Charlotte Wardell" w:date="2026-05-07T10:44:00Z">
        <w:r w:rsidR="00C7057D" w:rsidRPr="00C7057D">
          <w:rPr>
            <w:rPrChange w:id="40" w:author="Charlotte Wardell" w:date="2026-05-07T10:44:00Z" w16du:dateUtc="2026-05-07T00:44:00Z">
              <w:rPr>
                <w:b/>
                <w:bCs/>
              </w:rPr>
            </w:rPrChange>
          </w:rPr>
          <w:t xml:space="preserve"> tools, methods, templates, workflows, systems, know how, processes and platform materials.</w:t>
        </w:r>
      </w:ins>
    </w:p>
    <w:p w14:paraId="46937A67" w14:textId="64D21F89" w:rsidR="00C7057D" w:rsidRDefault="00000000" w:rsidP="00C7057D">
      <w:pPr>
        <w:ind w:left="0" w:firstLine="0"/>
        <w:rPr>
          <w:ins w:id="41" w:author="Charlotte Wardell" w:date="2026-05-07T10:45:00Z" w16du:dateUtc="2026-05-07T00:45:00Z"/>
        </w:rPr>
      </w:pPr>
      <w:del w:id="42" w:author="Charlotte Wardell" w:date="2026-05-07T10:44:00Z" w16du:dateUtc="2026-05-07T00:44:00Z">
        <w:r w:rsidDel="00C7057D">
          <w:delText xml:space="preserve">including any and all content created with their avatar.  </w:delText>
        </w:r>
      </w:del>
      <w:r>
        <w:t>Avatar performance is limited by technology,</w:t>
      </w:r>
      <w:ins w:id="43" w:author="Charlotte Wardell" w:date="2026-05-07T10:44:00Z" w16du:dateUtc="2026-05-07T00:44:00Z">
        <w:r w:rsidR="00C7057D">
          <w:t xml:space="preserve"> capture conditions,</w:t>
        </w:r>
      </w:ins>
      <w:r>
        <w:t xml:space="preserve"> prompts</w:t>
      </w:r>
      <w:ins w:id="44" w:author="Charlotte Wardell" w:date="2026-05-07T10:45:00Z" w16du:dateUtc="2026-05-07T00:45:00Z">
        <w:r w:rsidR="00C7057D">
          <w:t xml:space="preserve">, scripts, source materials, third party </w:t>
        </w:r>
      </w:ins>
      <w:del w:id="45" w:author="Charlotte Wardell" w:date="2026-05-07T10:45:00Z" w16du:dateUtc="2026-05-07T00:45:00Z">
        <w:r w:rsidDel="00C7057D">
          <w:delText xml:space="preserve"> </w:delText>
        </w:r>
      </w:del>
      <w:del w:id="46" w:author="Charlotte Wardell" w:date="2026-05-07T12:06:00Z" w16du:dateUtc="2026-05-07T02:06:00Z">
        <w:r w:rsidDel="004A5BFB">
          <w:delText>and</w:delText>
        </w:r>
      </w:del>
      <w:ins w:id="47" w:author="Charlotte Wardell" w:date="2026-05-07T12:06:00Z" w16du:dateUtc="2026-05-07T02:06:00Z">
        <w:r w:rsidR="004A5BFB">
          <w:t>platforms and</w:t>
        </w:r>
      </w:ins>
      <w:r>
        <w:t xml:space="preserve"> performance on the day of capture. Additional captures may incur further costs. </w:t>
      </w:r>
    </w:p>
    <w:p w14:paraId="7018C923" w14:textId="32BF5CDE" w:rsidR="0009051A" w:rsidRDefault="00000000" w:rsidP="00C7057D">
      <w:pPr>
        <w:ind w:left="0" w:firstLine="0"/>
        <w:pPrChange w:id="48" w:author="Charlotte Wardell" w:date="2026-05-07T10:44:00Z" w16du:dateUtc="2026-05-07T00:44:00Z">
          <w:pPr>
            <w:ind w:left="-5"/>
          </w:pPr>
        </w:pPrChange>
      </w:pPr>
      <w:r>
        <w:t xml:space="preserve">The Client confirms they have full authority and consent from the individual whose likeness, voice, image, </w:t>
      </w:r>
      <w:ins w:id="49" w:author="Charlotte Wardell" w:date="2026-05-07T10:45:00Z" w16du:dateUtc="2026-05-07T00:45:00Z">
        <w:r w:rsidR="00C7057D">
          <w:t xml:space="preserve">name, identity </w:t>
        </w:r>
      </w:ins>
      <w:r>
        <w:t xml:space="preserve">or performance is being </w:t>
      </w:r>
      <w:ins w:id="50" w:author="Charlotte Wardell" w:date="2026-05-07T10:45:00Z" w16du:dateUtc="2026-05-07T00:45:00Z">
        <w:r w:rsidR="00C7057D">
          <w:t xml:space="preserve">captured, processed, stored or used. </w:t>
        </w:r>
      </w:ins>
      <w:del w:id="51" w:author="Charlotte Wardell" w:date="2026-05-07T10:45:00Z" w16du:dateUtc="2026-05-07T00:45:00Z">
        <w:r w:rsidDel="00C7057D">
          <w:delText xml:space="preserve">used. </w:delText>
        </w:r>
      </w:del>
    </w:p>
    <w:p w14:paraId="01E9317D" w14:textId="77777777" w:rsidR="0009051A" w:rsidRDefault="00000000">
      <w:pPr>
        <w:spacing w:after="9" w:line="259" w:lineRule="auto"/>
        <w:ind w:left="0" w:firstLine="0"/>
      </w:pPr>
      <w:r>
        <w:t xml:space="preserve"> </w:t>
      </w:r>
    </w:p>
    <w:p w14:paraId="6A1C3FEE" w14:textId="77777777" w:rsidR="0009051A" w:rsidRDefault="00000000">
      <w:pPr>
        <w:numPr>
          <w:ilvl w:val="0"/>
          <w:numId w:val="2"/>
        </w:numPr>
        <w:spacing w:after="1"/>
        <w:ind w:hanging="178"/>
      </w:pPr>
      <w:r>
        <w:t xml:space="preserve">Consent, Security &amp; Ethical Use  </w:t>
      </w:r>
    </w:p>
    <w:p w14:paraId="58CD7E27" w14:textId="77777777" w:rsidR="0009051A" w:rsidRDefault="00000000">
      <w:pPr>
        <w:spacing w:after="9" w:line="259" w:lineRule="auto"/>
        <w:ind w:left="0" w:firstLine="0"/>
      </w:pPr>
      <w:r>
        <w:t xml:space="preserve"> </w:t>
      </w:r>
    </w:p>
    <w:p w14:paraId="2CAEBA53" w14:textId="751E22F0" w:rsidR="008279DD" w:rsidRDefault="00000000" w:rsidP="008279DD">
      <w:pPr>
        <w:spacing w:after="0"/>
        <w:ind w:left="0" w:firstLine="0"/>
        <w:rPr>
          <w:ins w:id="52" w:author="Charlotte Wardell" w:date="2026-05-07T11:16:00Z" w16du:dateUtc="2026-05-07T01:16:00Z"/>
        </w:rPr>
      </w:pPr>
      <w:r>
        <w:t xml:space="preserve">You Mimic AI operates on a consent-based, transparent, and </w:t>
      </w:r>
      <w:del w:id="53" w:author="Charlotte Wardell" w:date="2026-05-07T12:06:00Z" w16du:dateUtc="2026-05-07T02:06:00Z">
        <w:r w:rsidDel="004A5BFB">
          <w:delText>humansupervised</w:delText>
        </w:r>
      </w:del>
      <w:ins w:id="54" w:author="Charlotte Wardell" w:date="2026-05-07T12:06:00Z" w16du:dateUtc="2026-05-07T02:06:00Z">
        <w:r w:rsidR="004A5BFB">
          <w:t>human supervised</w:t>
        </w:r>
      </w:ins>
      <w:r>
        <w:t xml:space="preserve"> model. Avatars are only created and used with clear approval, and the Client remains </w:t>
      </w:r>
      <w:ins w:id="55" w:author="Charlotte Wardell" w:date="2026-05-07T10:58:00Z">
        <w:r w:rsidR="001A4E07" w:rsidRPr="001A4E07">
          <w:rPr>
            <w:b/>
            <w:bCs/>
          </w:rPr>
          <w:t>r</w:t>
        </w:r>
        <w:r w:rsidR="001A4E07" w:rsidRPr="001A4E07">
          <w:rPr>
            <w:rPrChange w:id="56" w:author="Charlotte Wardell" w:date="2026-05-07T10:58:00Z" w16du:dateUtc="2026-05-07T00:58:00Z">
              <w:rPr>
                <w:b/>
                <w:bCs/>
              </w:rPr>
            </w:rPrChange>
          </w:rPr>
          <w:t>esponsible for how the avatar and any related content are used.</w:t>
        </w:r>
      </w:ins>
      <w:ins w:id="57" w:author="Charlotte Wardell" w:date="2026-05-07T11:16:00Z" w16du:dateUtc="2026-05-07T01:16:00Z">
        <w:r w:rsidR="008279DD">
          <w:t xml:space="preserve"> </w:t>
        </w:r>
        <w:r w:rsidR="008279DD" w:rsidRPr="008279DD">
          <w:t>The Client must ensure that all use is lawful, authorised, consent-based and consistent with the agreed purpose of the engagement. </w:t>
        </w:r>
      </w:ins>
    </w:p>
    <w:p w14:paraId="336CCA4A" w14:textId="77777777" w:rsidR="008279DD" w:rsidRDefault="008279DD" w:rsidP="008279DD">
      <w:pPr>
        <w:spacing w:after="0"/>
        <w:ind w:left="0" w:firstLine="0"/>
        <w:pPrChange w:id="58" w:author="Charlotte Wardell" w:date="2026-05-07T11:16:00Z" w16du:dateUtc="2026-05-07T01:16:00Z">
          <w:pPr>
            <w:spacing w:after="440"/>
            <w:ind w:left="-5"/>
          </w:pPr>
        </w:pPrChange>
      </w:pPr>
    </w:p>
    <w:p w14:paraId="14A8EB68" w14:textId="77777777" w:rsidR="00A36A70" w:rsidRDefault="00000000" w:rsidP="008279DD">
      <w:pPr>
        <w:spacing w:after="0"/>
        <w:ind w:left="0" w:firstLine="0"/>
        <w:rPr>
          <w:ins w:id="59" w:author="Charlotte Wardell" w:date="2026-05-07T11:15:00Z" w16du:dateUtc="2026-05-07T01:15:00Z"/>
        </w:rPr>
      </w:pPr>
      <w:del w:id="60" w:author="Charlotte Wardell" w:date="2026-05-07T10:58:00Z" w16du:dateUtc="2026-05-07T00:58:00Z">
        <w:r w:rsidDel="001A4E07">
          <w:delText xml:space="preserve">in control of how the avatar is used. </w:delText>
        </w:r>
      </w:del>
      <w:r>
        <w:t>We take privacy, data protection, and brand safety seriously, with secure storage, encryption</w:t>
      </w:r>
      <w:ins w:id="61" w:author="Charlotte Wardell" w:date="2026-05-07T10:59:00Z" w16du:dateUtc="2026-05-07T00:59:00Z">
        <w:r w:rsidR="00A36A70">
          <w:t xml:space="preserve"> </w:t>
        </w:r>
        <w:commentRangeStart w:id="62"/>
        <w:r w:rsidR="00A36A70">
          <w:t>where applicable</w:t>
        </w:r>
      </w:ins>
      <w:r>
        <w:t xml:space="preserve">, </w:t>
      </w:r>
      <w:commentRangeEnd w:id="62"/>
      <w:r w:rsidR="00A36A70">
        <w:rPr>
          <w:rStyle w:val="CommentReference"/>
          <w:szCs w:val="24"/>
        </w:rPr>
        <w:commentReference w:id="62"/>
      </w:r>
      <w:r>
        <w:t xml:space="preserve">and strict controls around access and usage. </w:t>
      </w:r>
    </w:p>
    <w:p w14:paraId="717B5FC6" w14:textId="77777777" w:rsidR="008279DD" w:rsidRDefault="008279DD" w:rsidP="008279DD">
      <w:pPr>
        <w:spacing w:after="0"/>
        <w:ind w:left="0" w:firstLine="0"/>
        <w:rPr>
          <w:ins w:id="63" w:author="Charlotte Wardell" w:date="2026-05-07T11:04:00Z" w16du:dateUtc="2026-05-07T01:04:00Z"/>
        </w:rPr>
        <w:pPrChange w:id="64" w:author="Charlotte Wardell" w:date="2026-05-07T11:15:00Z" w16du:dateUtc="2026-05-07T01:15:00Z">
          <w:pPr>
            <w:spacing w:after="440"/>
            <w:ind w:left="0" w:firstLine="0"/>
          </w:pPr>
        </w:pPrChange>
      </w:pPr>
    </w:p>
    <w:p w14:paraId="5E6D9634" w14:textId="1AA83DD3" w:rsidR="0009051A" w:rsidDel="008279DD" w:rsidRDefault="008279DD" w:rsidP="008279DD">
      <w:pPr>
        <w:spacing w:after="0"/>
        <w:ind w:left="0" w:firstLine="0"/>
        <w:rPr>
          <w:del w:id="65" w:author="Charlotte Wardell" w:date="2026-05-07T11:13:00Z" w16du:dateUtc="2026-05-07T01:13:00Z"/>
        </w:rPr>
      </w:pPr>
      <w:commentRangeStart w:id="66"/>
      <w:ins w:id="67" w:author="Charlotte Wardell" w:date="2026-05-07T11:13:00Z">
        <w:r w:rsidRPr="008279DD">
          <w:t xml:space="preserve">You Mimic AI does </w:t>
        </w:r>
      </w:ins>
      <w:commentRangeEnd w:id="66"/>
      <w:r w:rsidRPr="008279DD">
        <w:rPr>
          <w:rStyle w:val="CommentReference"/>
          <w:szCs w:val="24"/>
        </w:rPr>
        <w:commentReference w:id="66"/>
      </w:r>
      <w:ins w:id="68" w:author="Charlotte Wardell" w:date="2026-05-07T11:13:00Z">
        <w:r w:rsidRPr="008279DD">
          <w:t>not permit the Services</w:t>
        </w:r>
      </w:ins>
      <w:ins w:id="69" w:author="Charlotte Wardell" w:date="2026-05-07T11:19:00Z" w16du:dateUtc="2026-05-07T01:19:00Z">
        <w:r>
          <w:t xml:space="preserve"> </w:t>
        </w:r>
      </w:ins>
      <w:ins w:id="70" w:author="Charlotte Wardell" w:date="2026-05-07T11:13:00Z">
        <w:r w:rsidRPr="008279DD">
          <w:t>or any avatar-generated content to be used for any deceptive, misleading, harmful, unlawful, unauthorised, infringing or otherwise improper purpose</w:t>
        </w:r>
      </w:ins>
      <w:ins w:id="71" w:author="Charlotte Wardell" w:date="2026-05-07T11:13:00Z" w16du:dateUtc="2026-05-07T01:13:00Z">
        <w:r>
          <w:t xml:space="preserve">. </w:t>
        </w:r>
      </w:ins>
      <w:del w:id="72" w:author="Charlotte Wardell" w:date="2026-05-07T11:13:00Z" w16du:dateUtc="2026-05-07T01:13:00Z">
        <w:r w:rsidR="00000000" w:rsidDel="008279DD">
          <w:delText xml:space="preserve">We do not support deceptive, misleading, harmful, or unauthorised uses of AI-generated content. </w:delText>
        </w:r>
      </w:del>
    </w:p>
    <w:p w14:paraId="1F2C5BA9" w14:textId="77777777" w:rsidR="008279DD" w:rsidRDefault="008279DD" w:rsidP="008279DD">
      <w:pPr>
        <w:spacing w:after="0"/>
        <w:ind w:left="0" w:firstLine="0"/>
        <w:rPr>
          <w:ins w:id="73" w:author="Charlotte Wardell" w:date="2026-05-07T11:15:00Z" w16du:dateUtc="2026-05-07T01:15:00Z"/>
        </w:rPr>
        <w:pPrChange w:id="74" w:author="Charlotte Wardell" w:date="2026-05-07T11:15:00Z" w16du:dateUtc="2026-05-07T01:15:00Z">
          <w:pPr>
            <w:spacing w:after="440"/>
            <w:ind w:left="0" w:firstLine="0"/>
          </w:pPr>
        </w:pPrChange>
      </w:pPr>
    </w:p>
    <w:p w14:paraId="478307B4" w14:textId="1AE55065" w:rsidR="008279DD" w:rsidRDefault="008279DD" w:rsidP="008279DD">
      <w:pPr>
        <w:spacing w:after="0"/>
        <w:ind w:left="0" w:firstLine="0"/>
        <w:rPr>
          <w:ins w:id="75" w:author="Charlotte Wardell" w:date="2026-05-07T11:15:00Z" w16du:dateUtc="2026-05-07T01:15:00Z"/>
        </w:rPr>
      </w:pPr>
      <w:ins w:id="76" w:author="Charlotte Wardell" w:date="2026-05-07T11:15:00Z">
        <w:r w:rsidRPr="008279DD">
          <w:t xml:space="preserve">Without limiting any other rights, You Mimic AI may terminate access where it reasonably considers that the Client’s use may breach these Terms, </w:t>
        </w:r>
      </w:ins>
      <w:ins w:id="77" w:author="Charlotte Wardell" w:date="2026-05-07T11:25:00Z" w16du:dateUtc="2026-05-07T01:25:00Z">
        <w:r w:rsidR="00B52A81">
          <w:t xml:space="preserve">or </w:t>
        </w:r>
      </w:ins>
      <w:ins w:id="78" w:author="Charlotte Wardell" w:date="2026-05-07T11:15:00Z">
        <w:r w:rsidRPr="008279DD">
          <w:t>applicable law, or may expose You Mimic AI or any person to material risk.</w:t>
        </w:r>
      </w:ins>
    </w:p>
    <w:p w14:paraId="40400CA6" w14:textId="77777777" w:rsidR="008279DD" w:rsidRDefault="008279DD" w:rsidP="008279DD">
      <w:pPr>
        <w:spacing w:after="0"/>
        <w:ind w:left="0" w:firstLine="0"/>
        <w:rPr>
          <w:ins w:id="79" w:author="Charlotte Wardell" w:date="2026-05-07T11:15:00Z" w16du:dateUtc="2026-05-07T01:15:00Z"/>
        </w:rPr>
        <w:pPrChange w:id="80" w:author="Charlotte Wardell" w:date="2026-05-07T11:15:00Z" w16du:dateUtc="2026-05-07T01:15:00Z">
          <w:pPr>
            <w:spacing w:after="440"/>
            <w:ind w:left="0" w:firstLine="0"/>
          </w:pPr>
        </w:pPrChange>
      </w:pPr>
    </w:p>
    <w:p w14:paraId="2D282248" w14:textId="5DB4C4B1" w:rsidR="0009051A" w:rsidRDefault="00000000">
      <w:pPr>
        <w:numPr>
          <w:ilvl w:val="0"/>
          <w:numId w:val="2"/>
        </w:numPr>
        <w:ind w:hanging="178"/>
      </w:pPr>
      <w:r>
        <w:t xml:space="preserve">Storage &amp; </w:t>
      </w:r>
      <w:del w:id="81" w:author="Charlotte Wardell" w:date="2026-05-07T12:06:00Z" w16du:dateUtc="2026-05-07T02:06:00Z">
        <w:r w:rsidDel="004A5BFB">
          <w:delText>Third Party</w:delText>
        </w:r>
      </w:del>
      <w:ins w:id="82" w:author="Charlotte Wardell" w:date="2026-05-07T12:06:00Z" w16du:dateUtc="2026-05-07T02:06:00Z">
        <w:r w:rsidR="004A5BFB">
          <w:t>Third-Party</w:t>
        </w:r>
      </w:ins>
      <w:r>
        <w:t xml:space="preserve"> Providers. </w:t>
      </w:r>
    </w:p>
    <w:p w14:paraId="77B7F261" w14:textId="7467D508" w:rsidR="0009051A" w:rsidRDefault="00000000">
      <w:pPr>
        <w:ind w:left="-5"/>
      </w:pPr>
      <w:r>
        <w:t xml:space="preserve">We take data security seriously. Your data is encrypted in transit and at rest wherever applicable. </w:t>
      </w:r>
      <w:ins w:id="83" w:author="Charlotte Wardell" w:date="2026-05-07T11:26:00Z">
        <w:r w:rsidR="00B52A81" w:rsidRPr="00B52A81">
          <w:rPr>
            <w:rPrChange w:id="84" w:author="Charlotte Wardell" w:date="2026-05-07T11:26:00Z" w16du:dateUtc="2026-05-07T01:26:00Z">
              <w:rPr>
                <w:b/>
                <w:bCs/>
              </w:rPr>
            </w:rPrChange>
          </w:rPr>
          <w:t>We may store different data types separately, including voice and visual assets, where reasonably practicable to help mitigate risk and reduce exposure</w:t>
        </w:r>
        <w:r w:rsidR="00B52A81" w:rsidRPr="00B52A81">
          <w:rPr>
            <w:b/>
            <w:bCs/>
          </w:rPr>
          <w:t>.</w:t>
        </w:r>
      </w:ins>
      <w:ins w:id="85" w:author="Charlotte Wardell" w:date="2026-05-07T11:26:00Z" w16du:dateUtc="2026-05-07T01:26:00Z">
        <w:r w:rsidR="00B52A81">
          <w:rPr>
            <w:b/>
            <w:bCs/>
          </w:rPr>
          <w:t xml:space="preserve"> </w:t>
        </w:r>
      </w:ins>
      <w:del w:id="86" w:author="Charlotte Wardell" w:date="2026-05-07T11:26:00Z" w16du:dateUtc="2026-05-07T01:26:00Z">
        <w:r w:rsidDel="00B52A81">
          <w:delText xml:space="preserve">Where possible, we store different data types separately, including voice and visual assets, to help mitigate risk and reduce exposure.  </w:delText>
        </w:r>
      </w:del>
    </w:p>
    <w:p w14:paraId="66DA655A" w14:textId="77777777" w:rsidR="0009051A" w:rsidRDefault="00000000">
      <w:pPr>
        <w:ind w:left="-5"/>
      </w:pPr>
      <w:r>
        <w:t xml:space="preserve">We do not train our models on your data, nor do we use your avatar, voice, or content to train systems for other clients. </w:t>
      </w:r>
    </w:p>
    <w:p w14:paraId="636F201C" w14:textId="7DC3B93E" w:rsidR="0009051A" w:rsidRDefault="00000000">
      <w:pPr>
        <w:ind w:left="-5"/>
        <w:rPr>
          <w:ins w:id="87" w:author="Charlotte Wardell" w:date="2026-05-07T11:27:00Z" w16du:dateUtc="2026-05-07T01:27:00Z"/>
        </w:rPr>
      </w:pPr>
      <w:r>
        <w:t xml:space="preserve">In delivering the service, we may use carefully selected third-party providers for hosting, processing, storage, </w:t>
      </w:r>
      <w:del w:id="88" w:author="Charlotte Wardell" w:date="2026-05-07T11:26:00Z" w16du:dateUtc="2026-05-07T01:26:00Z">
        <w:r w:rsidDel="00B52A81">
          <w:delText xml:space="preserve">and </w:delText>
        </w:r>
      </w:del>
      <w:r>
        <w:t>AI generation</w:t>
      </w:r>
      <w:ins w:id="89" w:author="Charlotte Wardell" w:date="2026-05-07T11:27:00Z" w16du:dateUtc="2026-05-07T01:27:00Z">
        <w:r w:rsidR="00B52A81">
          <w:t xml:space="preserve"> and payment</w:t>
        </w:r>
      </w:ins>
      <w:del w:id="90" w:author="Charlotte Wardell" w:date="2026-05-07T11:26:00Z" w16du:dateUtc="2026-05-07T01:26:00Z">
        <w:r w:rsidDel="00B52A81">
          <w:delText xml:space="preserve">.  </w:delText>
        </w:r>
      </w:del>
    </w:p>
    <w:p w14:paraId="5B1064FB" w14:textId="4CAADA2C" w:rsidR="00B52A81" w:rsidRDefault="00B52A81">
      <w:pPr>
        <w:ind w:left="-5"/>
        <w:rPr>
          <w:ins w:id="91" w:author="Charlotte Wardell" w:date="2026-05-07T11:27:00Z" w16du:dateUtc="2026-05-07T01:27:00Z"/>
        </w:rPr>
      </w:pPr>
      <w:commentRangeStart w:id="92"/>
      <w:ins w:id="93" w:author="Charlotte Wardell" w:date="2026-05-07T11:27:00Z">
        <w:r w:rsidRPr="00B52A81">
          <w:t>Those providers may be subject to their own platform terms, policies, technical limits, content restrictions and availability requirements.</w:t>
        </w:r>
      </w:ins>
      <w:commentRangeEnd w:id="92"/>
      <w:r>
        <w:rPr>
          <w:rStyle w:val="CommentReference"/>
          <w:szCs w:val="24"/>
        </w:rPr>
        <w:commentReference w:id="92"/>
      </w:r>
    </w:p>
    <w:p w14:paraId="4A69114A" w14:textId="547421A7" w:rsidR="00B52A81" w:rsidRDefault="00B52A81">
      <w:pPr>
        <w:ind w:left="-5"/>
      </w:pPr>
      <w:ins w:id="94" w:author="Charlotte Wardell" w:date="2026-05-07T11:28:00Z">
        <w:r w:rsidRPr="00B52A81">
          <w:t>You Mimic AI will take reasonable steps to work with providers whose standards are appropriate for the Services. A list of material third party providers may be provided on request, subject to commercial confidentiality, security and operational limits.</w:t>
        </w:r>
      </w:ins>
    </w:p>
    <w:p w14:paraId="29017656" w14:textId="11500A47" w:rsidR="00B52A81" w:rsidRDefault="00000000" w:rsidP="00B52A81">
      <w:pPr>
        <w:ind w:left="-5"/>
        <w:rPr>
          <w:ins w:id="95" w:author="Charlotte Wardell" w:date="2026-05-07T11:28:00Z" w16du:dateUtc="2026-05-07T01:28:00Z"/>
        </w:rPr>
      </w:pPr>
      <w:del w:id="96" w:author="Charlotte Wardell" w:date="2026-05-07T11:28:00Z" w16du:dateUtc="2026-05-07T01:28:00Z">
        <w:r w:rsidDel="00B52A81">
          <w:delText xml:space="preserve">We aim to work with providers whose standards are aligned with our obligations to you as the Client. A full list can be prodded upon request. We advise that to provide our service to you, those providers may also be subject to their own platform terms and policies. </w:delText>
        </w:r>
      </w:del>
      <w:r>
        <w:t>Where we become aware of any material conflict between a third-party provider’s terms and our agreement with you, we will advise you and, where re</w:t>
      </w:r>
      <w:r w:rsidRPr="00B52A81">
        <w:t xml:space="preserve">quired, </w:t>
      </w:r>
      <w:ins w:id="97" w:author="Charlotte Wardell" w:date="2026-05-07T11:29:00Z">
        <w:r w:rsidR="00B52A81" w:rsidRPr="00B52A81">
          <w:rPr>
            <w:rPrChange w:id="98" w:author="Charlotte Wardell" w:date="2026-05-07T11:29:00Z" w16du:dateUtc="2026-05-07T01:29:00Z">
              <w:rPr>
                <w:b/>
                <w:bCs/>
              </w:rPr>
            </w:rPrChange>
          </w:rPr>
          <w:t>take reasonable steps to address the issue, including by updating our terms or service approach where reasonably required.</w:t>
        </w:r>
      </w:ins>
    </w:p>
    <w:p w14:paraId="392FBA06" w14:textId="59E1C41B" w:rsidR="0009051A" w:rsidRDefault="00000000">
      <w:pPr>
        <w:ind w:left="-5"/>
      </w:pPr>
      <w:del w:id="99" w:author="Charlotte Wardell" w:date="2026-05-07T11:28:00Z" w16du:dateUtc="2026-05-07T01:28:00Z">
        <w:r w:rsidDel="00B52A81">
          <w:delText xml:space="preserve">update our terms or service approach accordingly. Commercial in confidence may limit full list of </w:delText>
        </w:r>
      </w:del>
    </w:p>
    <w:p w14:paraId="77004893" w14:textId="77777777" w:rsidR="0009051A" w:rsidRDefault="00000000">
      <w:pPr>
        <w:spacing w:after="9" w:line="259" w:lineRule="auto"/>
        <w:ind w:left="0" w:firstLine="0"/>
      </w:pPr>
      <w:r>
        <w:t xml:space="preserve"> </w:t>
      </w:r>
    </w:p>
    <w:p w14:paraId="60ED2BC8" w14:textId="77777777" w:rsidR="0009051A" w:rsidRDefault="00000000">
      <w:pPr>
        <w:numPr>
          <w:ilvl w:val="0"/>
          <w:numId w:val="3"/>
        </w:numPr>
        <w:spacing w:after="225" w:line="265" w:lineRule="auto"/>
        <w:ind w:right="31" w:hanging="178"/>
      </w:pPr>
      <w:r>
        <w:rPr>
          <w:color w:val="5F5E5E"/>
        </w:rPr>
        <w:t xml:space="preserve">Third-Party Platforms and Services </w:t>
      </w:r>
    </w:p>
    <w:p w14:paraId="134EE7B1" w14:textId="77777777" w:rsidR="00B52A81" w:rsidRDefault="00000000">
      <w:pPr>
        <w:spacing w:after="6" w:line="265" w:lineRule="auto"/>
        <w:ind w:left="-5" w:right="31"/>
        <w:rPr>
          <w:ins w:id="100" w:author="Charlotte Wardell" w:date="2026-05-07T11:32:00Z" w16du:dateUtc="2026-05-07T01:32:00Z"/>
          <w:color w:val="5F5E5E"/>
        </w:rPr>
      </w:pPr>
      <w:r>
        <w:rPr>
          <w:color w:val="5F5E5E"/>
        </w:rPr>
        <w:t xml:space="preserve">To provide the service, You Mimic AI may use third-party platforms, software providers, hosting services, and other infrastructure. </w:t>
      </w:r>
    </w:p>
    <w:p w14:paraId="426358F5" w14:textId="77777777" w:rsidR="00B52A81" w:rsidRDefault="00B52A81">
      <w:pPr>
        <w:spacing w:after="6" w:line="265" w:lineRule="auto"/>
        <w:ind w:left="-5" w:right="31"/>
        <w:rPr>
          <w:ins w:id="101" w:author="Charlotte Wardell" w:date="2026-05-07T11:32:00Z" w16du:dateUtc="2026-05-07T01:32:00Z"/>
          <w:color w:val="5F5E5E"/>
        </w:rPr>
      </w:pPr>
    </w:p>
    <w:p w14:paraId="05B58594" w14:textId="6AE92AEB" w:rsidR="0009051A" w:rsidRDefault="00B52A81">
      <w:pPr>
        <w:spacing w:after="6" w:line="265" w:lineRule="auto"/>
        <w:ind w:left="-5" w:right="31"/>
        <w:rPr>
          <w:ins w:id="102" w:author="Charlotte Wardell" w:date="2026-05-07T11:33:00Z" w16du:dateUtc="2026-05-07T01:33:00Z"/>
          <w:color w:val="5F5E5E"/>
        </w:rPr>
      </w:pPr>
      <w:ins w:id="103" w:author="Charlotte Wardell" w:date="2026-05-07T11:32:00Z">
        <w:r w:rsidRPr="00B52A81">
          <w:rPr>
            <w:color w:val="5F5E5E"/>
            <w:rPrChange w:id="104" w:author="Charlotte Wardell" w:date="2026-05-07T11:32:00Z" w16du:dateUtc="2026-05-07T01:32:00Z">
              <w:rPr>
                <w:b/>
                <w:bCs/>
                <w:color w:val="5F5E5E"/>
              </w:rPr>
            </w:rPrChange>
          </w:rPr>
          <w:t>Subject to any rights the Client has under applicable law,</w:t>
        </w:r>
      </w:ins>
      <w:ins w:id="105" w:author="Charlotte Wardell" w:date="2026-05-07T11:32:00Z" w16du:dateUtc="2026-05-07T01:32:00Z">
        <w:r w:rsidRPr="00B52A81">
          <w:rPr>
            <w:color w:val="5F5E5E"/>
            <w:rPrChange w:id="106" w:author="Charlotte Wardell" w:date="2026-05-07T11:32:00Z" w16du:dateUtc="2026-05-07T01:32:00Z">
              <w:rPr>
                <w:b/>
                <w:bCs/>
                <w:color w:val="5F5E5E"/>
              </w:rPr>
            </w:rPrChange>
          </w:rPr>
          <w:t xml:space="preserve"> </w:t>
        </w:r>
      </w:ins>
      <w:r w:rsidR="00000000" w:rsidRPr="00B52A81">
        <w:rPr>
          <w:color w:val="5F5E5E"/>
        </w:rPr>
        <w:t>You</w:t>
      </w:r>
      <w:r w:rsidR="00000000">
        <w:rPr>
          <w:color w:val="5F5E5E"/>
        </w:rPr>
        <w:t xml:space="preserve"> Mimic AI does not accept responsibility for outages, failures, delays, policy changes, security incidents, or other issues arising from those third-party services where such matters are outside our reasonable control. </w:t>
      </w:r>
    </w:p>
    <w:p w14:paraId="598D7EAF" w14:textId="77777777" w:rsidR="00437936" w:rsidRDefault="00437936">
      <w:pPr>
        <w:spacing w:after="6" w:line="265" w:lineRule="auto"/>
        <w:ind w:left="-5" w:right="31"/>
        <w:rPr>
          <w:ins w:id="107" w:author="Charlotte Wardell" w:date="2026-05-07T11:33:00Z" w16du:dateUtc="2026-05-07T01:33:00Z"/>
        </w:rPr>
      </w:pPr>
    </w:p>
    <w:p w14:paraId="4E6276B5" w14:textId="5A0F69A7" w:rsidR="00437936" w:rsidRDefault="00437936">
      <w:pPr>
        <w:spacing w:after="6" w:line="265" w:lineRule="auto"/>
        <w:ind w:left="-5" w:right="31"/>
      </w:pPr>
      <w:ins w:id="108" w:author="Charlotte Wardell" w:date="2026-05-07T11:33:00Z">
        <w:r w:rsidRPr="00437936">
          <w:t xml:space="preserve">Where a </w:t>
        </w:r>
      </w:ins>
      <w:ins w:id="109" w:author="Charlotte Wardell" w:date="2026-05-07T12:06:00Z" w16du:dateUtc="2026-05-07T02:06:00Z">
        <w:r w:rsidR="004A5BFB" w:rsidRPr="00437936">
          <w:t>third-party</w:t>
        </w:r>
      </w:ins>
      <w:ins w:id="110" w:author="Charlotte Wardell" w:date="2026-05-07T11:33:00Z">
        <w:r w:rsidRPr="00437936">
          <w:t xml:space="preserve"> issue materially affects the Services, You Mimic AI will take reasonable steps to manage the impact and notify the Client where appropriate.</w:t>
        </w:r>
      </w:ins>
    </w:p>
    <w:p w14:paraId="1FD24427" w14:textId="77777777" w:rsidR="0009051A" w:rsidRDefault="00000000">
      <w:pPr>
        <w:spacing w:after="9" w:line="259" w:lineRule="auto"/>
        <w:ind w:left="0" w:firstLine="0"/>
      </w:pPr>
      <w:r>
        <w:rPr>
          <w:color w:val="5F5E5E"/>
        </w:rPr>
        <w:t xml:space="preserve"> </w:t>
      </w:r>
    </w:p>
    <w:p w14:paraId="608D4749" w14:textId="77777777" w:rsidR="0009051A" w:rsidRDefault="00000000">
      <w:pPr>
        <w:numPr>
          <w:ilvl w:val="0"/>
          <w:numId w:val="3"/>
        </w:numPr>
        <w:spacing w:after="225" w:line="265" w:lineRule="auto"/>
        <w:ind w:right="31" w:hanging="178"/>
      </w:pPr>
      <w:r>
        <w:rPr>
          <w:color w:val="5F5E5E"/>
        </w:rPr>
        <w:t xml:space="preserve">Risk Mitigation &amp; Legal </w:t>
      </w:r>
    </w:p>
    <w:p w14:paraId="26F4A16D" w14:textId="37D3D7BA" w:rsidR="0009051A" w:rsidRDefault="00000000">
      <w:pPr>
        <w:spacing w:after="224" w:line="265" w:lineRule="auto"/>
        <w:ind w:left="-5" w:right="31"/>
      </w:pPr>
      <w:r>
        <w:rPr>
          <w:color w:val="5F5E5E"/>
        </w:rPr>
        <w:t xml:space="preserve">You Mimic AI implements reasonable security and risk mitigation measures, including encryption, restricted access, </w:t>
      </w:r>
      <w:del w:id="111" w:author="Charlotte Wardell" w:date="2026-05-07T12:06:00Z" w16du:dateUtc="2026-05-07T02:06:00Z">
        <w:r w:rsidDel="004A5BFB">
          <w:rPr>
            <w:color w:val="5F5E5E"/>
          </w:rPr>
          <w:delText>and,</w:delText>
        </w:r>
      </w:del>
      <w:ins w:id="112" w:author="Charlotte Wardell" w:date="2026-05-07T12:06:00Z" w16du:dateUtc="2026-05-07T02:06:00Z">
        <w:r w:rsidR="004A5BFB">
          <w:rPr>
            <w:color w:val="5F5E5E"/>
          </w:rPr>
          <w:t>and</w:t>
        </w:r>
      </w:ins>
      <w:r>
        <w:rPr>
          <w:color w:val="5F5E5E"/>
        </w:rPr>
        <w:t xml:space="preserve"> </w:t>
      </w:r>
      <w:del w:id="113" w:author="Charlotte Wardell" w:date="2026-05-07T11:34:00Z" w16du:dateUtc="2026-05-07T01:34:00Z">
        <w:r w:rsidDel="00437936">
          <w:rPr>
            <w:color w:val="5F5E5E"/>
          </w:rPr>
          <w:delText>where</w:delText>
        </w:r>
      </w:del>
      <w:del w:id="114" w:author="Charlotte Wardell" w:date="2026-05-07T11:33:00Z" w16du:dateUtc="2026-05-07T01:33:00Z">
        <w:r w:rsidDel="00437936">
          <w:rPr>
            <w:color w:val="5F5E5E"/>
          </w:rPr>
          <w:delText xml:space="preserve"> </w:delText>
        </w:r>
      </w:del>
      <w:ins w:id="115" w:author="Charlotte Wardell" w:date="2026-05-07T11:34:00Z" w16du:dateUtc="2026-05-07T01:34:00Z">
        <w:r w:rsidR="00437936">
          <w:rPr>
            <w:color w:val="5F5E5E"/>
          </w:rPr>
          <w:t>where reasonably</w:t>
        </w:r>
      </w:ins>
      <w:ins w:id="116" w:author="Charlotte Wardell" w:date="2026-05-07T11:33:00Z" w16du:dateUtc="2026-05-07T01:33:00Z">
        <w:r w:rsidR="00437936">
          <w:rPr>
            <w:color w:val="5F5E5E"/>
          </w:rPr>
          <w:t xml:space="preserve"> practicable </w:t>
        </w:r>
      </w:ins>
      <w:del w:id="117" w:author="Charlotte Wardell" w:date="2026-05-07T11:33:00Z" w16du:dateUtc="2026-05-07T01:33:00Z">
        <w:r w:rsidDel="00437936">
          <w:rPr>
            <w:color w:val="5F5E5E"/>
          </w:rPr>
          <w:delText>possible</w:delText>
        </w:r>
      </w:del>
      <w:r>
        <w:rPr>
          <w:color w:val="5F5E5E"/>
        </w:rPr>
        <w:t xml:space="preserve">, separate storage of voice and visual assets. Despite this, no digital system is entirely risk-free. To deliver the service, we may rely on third-party platforms and infrastructure providers.  </w:t>
      </w:r>
    </w:p>
    <w:p w14:paraId="11E18746" w14:textId="4E94EE1D" w:rsidR="0009051A" w:rsidRDefault="00000000">
      <w:pPr>
        <w:spacing w:after="6" w:line="265" w:lineRule="auto"/>
        <w:ind w:left="-5" w:right="31"/>
      </w:pPr>
      <w:r>
        <w:rPr>
          <w:color w:val="5F5E5E"/>
        </w:rPr>
        <w:t>You Mimic AI is not liable for delays, outages, breaches, policy changes, or technical failures arising from those third-party services, except to the extent caused by our own negligence</w:t>
      </w:r>
      <w:ins w:id="118" w:author="Charlotte Wardell" w:date="2026-05-07T11:35:00Z" w16du:dateUtc="2026-05-07T01:35:00Z">
        <w:r w:rsidR="00437936">
          <w:rPr>
            <w:color w:val="5F5E5E"/>
          </w:rPr>
          <w:t>, breach of these Terms</w:t>
        </w:r>
      </w:ins>
      <w:r>
        <w:rPr>
          <w:color w:val="5F5E5E"/>
        </w:rPr>
        <w:t xml:space="preserve"> or breach of law. Where relevant, we will notify the Client of any material impact on the service. </w:t>
      </w:r>
    </w:p>
    <w:p w14:paraId="140F5682" w14:textId="77777777" w:rsidR="0009051A" w:rsidRDefault="00000000">
      <w:pPr>
        <w:spacing w:after="9" w:line="259" w:lineRule="auto"/>
        <w:ind w:left="0" w:firstLine="0"/>
      </w:pPr>
      <w:r>
        <w:rPr>
          <w:color w:val="5F5E5E"/>
        </w:rPr>
        <w:t xml:space="preserve"> </w:t>
      </w:r>
    </w:p>
    <w:p w14:paraId="2B76770B" w14:textId="77777777" w:rsidR="0009051A" w:rsidRDefault="00000000">
      <w:pPr>
        <w:spacing w:after="6" w:line="265" w:lineRule="auto"/>
        <w:ind w:left="-5" w:right="31"/>
      </w:pPr>
      <w:r>
        <w:rPr>
          <w:color w:val="5F5E5E"/>
        </w:rPr>
        <w:t xml:space="preserve">These Terms of Business are governed by the laws of </w:t>
      </w:r>
      <w:r w:rsidRPr="00437936">
        <w:rPr>
          <w:color w:val="5F5E5E"/>
          <w:highlight w:val="yellow"/>
          <w:rPrChange w:id="119" w:author="Charlotte Wardell" w:date="2026-05-07T11:39:00Z" w16du:dateUtc="2026-05-07T01:39:00Z">
            <w:rPr>
              <w:color w:val="5F5E5E"/>
            </w:rPr>
          </w:rPrChange>
        </w:rPr>
        <w:t>Tasmania</w:t>
      </w:r>
      <w:r>
        <w:rPr>
          <w:color w:val="5F5E5E"/>
        </w:rPr>
        <w:t xml:space="preserve">, </w:t>
      </w:r>
    </w:p>
    <w:p w14:paraId="7095F6B5" w14:textId="4966CD5D" w:rsidR="00437936" w:rsidRDefault="00000000">
      <w:pPr>
        <w:spacing w:after="6" w:line="265" w:lineRule="auto"/>
        <w:ind w:left="-5" w:right="31"/>
        <w:rPr>
          <w:ins w:id="120" w:author="Charlotte Wardell" w:date="2026-05-07T11:36:00Z" w16du:dateUtc="2026-05-07T01:36:00Z"/>
          <w:color w:val="5F5E5E"/>
        </w:rPr>
      </w:pPr>
      <w:r>
        <w:rPr>
          <w:color w:val="5F5E5E"/>
        </w:rPr>
        <w:t xml:space="preserve">Australia. </w:t>
      </w:r>
      <w:ins w:id="121" w:author="Charlotte Wardell" w:date="2026-05-07T11:36:00Z" w16du:dateUtc="2026-05-07T01:36:00Z">
        <w:r w:rsidR="00437936" w:rsidRPr="00437936">
          <w:rPr>
            <w:rStyle w:val="Strong"/>
            <w:b w:val="0"/>
            <w:bCs w:val="0"/>
            <w:color w:val="FFFFFF"/>
            <w:rPrChange w:id="122" w:author="Charlotte Wardell" w:date="2026-05-07T11:36:00Z" w16du:dateUtc="2026-05-07T01:36:00Z">
              <w:rPr>
                <w:rStyle w:val="Strong"/>
                <w:color w:val="FFFFFF"/>
              </w:rPr>
            </w:rPrChange>
          </w:rPr>
          <w:t>The parties must first attempt to resolve any dispute in good faith. If the dispute cannot be resolved, either party may seek legal advice or commence proceedings, subject to the courts of Tasmania, Australia</w:t>
        </w:r>
      </w:ins>
      <w:ins w:id="123" w:author="Charlotte Wardell" w:date="2026-05-07T11:39:00Z" w16du:dateUtc="2026-05-07T01:39:00Z">
        <w:r w:rsidR="00437936">
          <w:rPr>
            <w:rStyle w:val="Strong"/>
            <w:b w:val="0"/>
            <w:bCs w:val="0"/>
            <w:color w:val="FFFFFF"/>
          </w:rPr>
          <w:t xml:space="preserve">. </w:t>
        </w:r>
      </w:ins>
      <w:ins w:id="124" w:author="Charlotte Wardell" w:date="2026-05-07T11:39:00Z">
        <w:r w:rsidR="00437936" w:rsidRPr="00437936">
          <w:rPr>
            <w:color w:val="FFFFFF"/>
          </w:rPr>
          <w:t>This does not limit any mandatory legal right the Client may have to bring the claim in another court, tribunal or jurisdiction.</w:t>
        </w:r>
      </w:ins>
    </w:p>
    <w:p w14:paraId="43C65373" w14:textId="77777777" w:rsidR="00437936" w:rsidRDefault="00437936">
      <w:pPr>
        <w:spacing w:after="6" w:line="265" w:lineRule="auto"/>
        <w:ind w:left="-5" w:right="31"/>
        <w:rPr>
          <w:ins w:id="125" w:author="Charlotte Wardell" w:date="2026-05-07T11:36:00Z" w16du:dateUtc="2026-05-07T01:36:00Z"/>
          <w:color w:val="5F5E5E"/>
        </w:rPr>
      </w:pPr>
    </w:p>
    <w:p w14:paraId="666EBE8A" w14:textId="77777777" w:rsidR="00437936" w:rsidRDefault="00437936">
      <w:pPr>
        <w:spacing w:after="6" w:line="265" w:lineRule="auto"/>
        <w:ind w:left="-5" w:right="31"/>
        <w:rPr>
          <w:ins w:id="126" w:author="Charlotte Wardell" w:date="2026-05-07T11:39:00Z" w16du:dateUtc="2026-05-07T01:39:00Z"/>
          <w:color w:val="5F5E5E"/>
        </w:rPr>
      </w:pPr>
      <w:ins w:id="127" w:author="Charlotte Wardell" w:date="2026-05-07T11:39:00Z">
        <w:r w:rsidRPr="00437936">
          <w:rPr>
            <w:color w:val="5F5E5E"/>
          </w:rPr>
          <w:t>Complaints may be sent to sales@youmimic.com. You Mimic AI will review complaints and respond within a reasonable time.</w:t>
        </w:r>
      </w:ins>
    </w:p>
    <w:p w14:paraId="58E0BFB6" w14:textId="77777777" w:rsidR="00437936" w:rsidRDefault="00437936">
      <w:pPr>
        <w:spacing w:after="6" w:line="265" w:lineRule="auto"/>
        <w:ind w:left="-5" w:right="31"/>
        <w:rPr>
          <w:ins w:id="128" w:author="Charlotte Wardell" w:date="2026-05-07T11:39:00Z" w16du:dateUtc="2026-05-07T01:39:00Z"/>
          <w:color w:val="5F5E5E"/>
        </w:rPr>
      </w:pPr>
    </w:p>
    <w:p w14:paraId="7AC1B536" w14:textId="37E7F64D" w:rsidR="0009051A" w:rsidDel="00437936" w:rsidRDefault="00000000">
      <w:pPr>
        <w:spacing w:after="6" w:line="265" w:lineRule="auto"/>
        <w:ind w:left="-5" w:right="31"/>
        <w:rPr>
          <w:del w:id="129" w:author="Charlotte Wardell" w:date="2026-05-07T11:39:00Z" w16du:dateUtc="2026-05-07T01:39:00Z"/>
        </w:rPr>
      </w:pPr>
      <w:del w:id="130" w:author="Charlotte Wardell" w:date="2026-05-07T11:39:00Z" w16du:dateUtc="2026-05-07T01:39:00Z">
        <w:r w:rsidDel="00437936">
          <w:rPr>
            <w:color w:val="5F5E5E"/>
          </w:rPr>
          <w:delText xml:space="preserve">Any dispute arising out of, or in connection with these Terms will seek to find resolution between both parties, in the event of an impasse parties may choose to seek legal counsel which is subject to exclusive jurisdiction of the courts of </w:delText>
        </w:r>
        <w:r w:rsidRPr="00437936" w:rsidDel="00437936">
          <w:rPr>
            <w:color w:val="5F5E5E"/>
            <w:highlight w:val="yellow"/>
            <w:rPrChange w:id="131" w:author="Charlotte Wardell" w:date="2026-05-07T11:35:00Z" w16du:dateUtc="2026-05-07T01:35:00Z">
              <w:rPr>
                <w:color w:val="5F5E5E"/>
              </w:rPr>
            </w:rPrChange>
          </w:rPr>
          <w:delText>Tasmania</w:delText>
        </w:r>
        <w:r w:rsidDel="00437936">
          <w:rPr>
            <w:color w:val="5F5E5E"/>
          </w:rPr>
          <w:delText xml:space="preserve">, Australia. </w:delText>
        </w:r>
      </w:del>
    </w:p>
    <w:p w14:paraId="7451DF1C" w14:textId="55E3A6E7" w:rsidR="0009051A" w:rsidDel="00437936" w:rsidRDefault="00000000">
      <w:pPr>
        <w:spacing w:after="9" w:line="259" w:lineRule="auto"/>
        <w:ind w:left="0" w:firstLine="0"/>
        <w:rPr>
          <w:del w:id="132" w:author="Charlotte Wardell" w:date="2026-05-07T11:39:00Z" w16du:dateUtc="2026-05-07T01:39:00Z"/>
        </w:rPr>
      </w:pPr>
      <w:del w:id="133" w:author="Charlotte Wardell" w:date="2026-05-07T11:39:00Z" w16du:dateUtc="2026-05-07T01:39:00Z">
        <w:r w:rsidDel="00437936">
          <w:rPr>
            <w:color w:val="5F5E5E"/>
          </w:rPr>
          <w:delText xml:space="preserve"> </w:delText>
        </w:r>
      </w:del>
    </w:p>
    <w:p w14:paraId="03E9372D" w14:textId="1986DECA" w:rsidR="0009051A" w:rsidRDefault="00000000">
      <w:pPr>
        <w:spacing w:after="9" w:line="259" w:lineRule="auto"/>
        <w:ind w:left="0" w:firstLine="0"/>
      </w:pPr>
      <w:del w:id="134" w:author="Charlotte Wardell" w:date="2026-05-07T11:39:00Z" w16du:dateUtc="2026-05-07T01:39:00Z">
        <w:r w:rsidDel="00437936">
          <w:rPr>
            <w:color w:val="5F5E5E"/>
          </w:rPr>
          <w:delText xml:space="preserve"> </w:delText>
        </w:r>
      </w:del>
    </w:p>
    <w:p w14:paraId="24F67285" w14:textId="77777777" w:rsidR="0009051A" w:rsidRDefault="00000000">
      <w:pPr>
        <w:ind w:left="-5"/>
      </w:pPr>
      <w:r>
        <w:rPr>
          <w:color w:val="5F5E5E"/>
        </w:rPr>
        <w:t xml:space="preserve">7. </w:t>
      </w:r>
      <w:r>
        <w:t xml:space="preserve">Billing Terms and Contract Commitments </w:t>
      </w:r>
    </w:p>
    <w:p w14:paraId="181290DD" w14:textId="77777777" w:rsidR="00437936" w:rsidRDefault="00000000">
      <w:pPr>
        <w:ind w:left="-5"/>
        <w:rPr>
          <w:ins w:id="135" w:author="Charlotte Wardell" w:date="2026-05-07T11:40:00Z" w16du:dateUtc="2026-05-07T01:40:00Z"/>
        </w:rPr>
      </w:pPr>
      <w:r>
        <w:t xml:space="preserve">All recurring fees are billed monthly via third-party payment providers, including direct debit or credit card. The Client is responsible for ensuring valid payment details are maintained at all times. </w:t>
      </w:r>
    </w:p>
    <w:p w14:paraId="6F95A8E4" w14:textId="233F9708" w:rsidR="00437936" w:rsidRDefault="00437936">
      <w:pPr>
        <w:ind w:left="-5"/>
        <w:rPr>
          <w:ins w:id="136" w:author="Charlotte Wardell" w:date="2026-05-07T11:41:00Z" w16du:dateUtc="2026-05-07T01:41:00Z"/>
        </w:rPr>
      </w:pPr>
      <w:ins w:id="137" w:author="Charlotte Wardell" w:date="2026-05-07T11:40:00Z" w16du:dateUtc="2026-05-07T01:40:00Z">
        <w:r w:rsidRPr="00437936">
          <w:lastRenderedPageBreak/>
          <w:t>I</w:t>
        </w:r>
      </w:ins>
      <w:ins w:id="138" w:author="Charlotte Wardell" w:date="2026-05-07T11:40:00Z">
        <w:r w:rsidRPr="00437936">
          <w:t>n the event of </w:t>
        </w:r>
        <w:r w:rsidRPr="00437936">
          <w:rPr>
            <w:rPrChange w:id="139" w:author="Charlotte Wardell" w:date="2026-05-07T11:40:00Z" w16du:dateUtc="2026-05-07T01:40:00Z">
              <w:rPr>
                <w:b/>
                <w:bCs/>
              </w:rPr>
            </w:rPrChange>
          </w:rPr>
          <w:t>a failed or overdue payment</w:t>
        </w:r>
        <w:r w:rsidRPr="00437936">
          <w:t>, </w:t>
        </w:r>
      </w:ins>
      <w:del w:id="140" w:author="Charlotte Wardell" w:date="2026-05-07T11:40:00Z" w16du:dateUtc="2026-05-07T01:40:00Z">
        <w:r w:rsidR="00000000" w:rsidRPr="00437936" w:rsidDel="00437936">
          <w:delText>In</w:delText>
        </w:r>
        <w:r w:rsidR="00000000" w:rsidDel="00437936">
          <w:delText xml:space="preserve"> the event of an error payment</w:delText>
        </w:r>
      </w:del>
      <w:r w:rsidR="00000000">
        <w:t xml:space="preserve">, there is a 7 </w:t>
      </w:r>
      <w:del w:id="141" w:author="Charlotte Wardell" w:date="2026-05-07T12:06:00Z" w16du:dateUtc="2026-05-07T02:06:00Z">
        <w:r w:rsidR="00000000" w:rsidDel="004A5BFB">
          <w:delText>days</w:delText>
        </w:r>
      </w:del>
      <w:ins w:id="142" w:author="Charlotte Wardell" w:date="2026-05-07T12:06:00Z" w16du:dateUtc="2026-05-07T02:06:00Z">
        <w:r w:rsidR="004A5BFB">
          <w:t>day</w:t>
        </w:r>
      </w:ins>
      <w:r w:rsidR="00000000">
        <w:t xml:space="preserve"> grace period to resolve unpaid fees</w:t>
      </w:r>
      <w:ins w:id="143" w:author="Charlotte Wardell" w:date="2026-05-07T11:40:00Z" w16du:dateUtc="2026-05-07T01:40:00Z">
        <w:r>
          <w:t xml:space="preserve"> after notice Is given</w:t>
        </w:r>
      </w:ins>
      <w:r w:rsidR="00000000">
        <w:t xml:space="preserve">. </w:t>
      </w:r>
      <w:ins w:id="144" w:author="Charlotte Wardell" w:date="2026-05-07T11:40:00Z" w16du:dateUtc="2026-05-07T01:40:00Z">
        <w:r>
          <w:t xml:space="preserve">Without limiting any other right, </w:t>
        </w:r>
      </w:ins>
      <w:del w:id="145" w:author="Charlotte Wardell" w:date="2026-05-07T11:40:00Z" w16du:dateUtc="2026-05-07T01:40:00Z">
        <w:r w:rsidR="00000000" w:rsidDel="00437936">
          <w:delText>F</w:delText>
        </w:r>
      </w:del>
      <w:ins w:id="146" w:author="Charlotte Wardell" w:date="2026-05-07T11:40:00Z" w16du:dateUtc="2026-05-07T01:40:00Z">
        <w:r>
          <w:t>f</w:t>
        </w:r>
      </w:ins>
      <w:r w:rsidR="00000000">
        <w:t>ailure to resolve</w:t>
      </w:r>
      <w:ins w:id="147" w:author="Charlotte Wardell" w:date="2026-05-07T11:41:00Z" w16du:dateUtc="2026-05-07T01:41:00Z">
        <w:r>
          <w:t xml:space="preserve"> unpaid fees</w:t>
        </w:r>
      </w:ins>
      <w:del w:id="148" w:author="Charlotte Wardell" w:date="2026-05-07T11:41:00Z" w16du:dateUtc="2026-05-07T01:41:00Z">
        <w:r w:rsidR="00000000" w:rsidDel="00437936">
          <w:delText>,</w:delText>
        </w:r>
      </w:del>
      <w:r w:rsidR="00000000">
        <w:t xml:space="preserve"> may result in collection of unpaid </w:t>
      </w:r>
      <w:ins w:id="149" w:author="Charlotte Wardell" w:date="2026-05-07T11:41:00Z" w16du:dateUtc="2026-05-07T01:41:00Z">
        <w:r>
          <w:t>amounts</w:t>
        </w:r>
      </w:ins>
      <w:ins w:id="150" w:author="Charlotte Wardell" w:date="2026-05-07T11:43:00Z" w16du:dateUtc="2026-05-07T01:43:00Z">
        <w:r w:rsidR="00B15206">
          <w:t xml:space="preserve">, </w:t>
        </w:r>
      </w:ins>
      <w:ins w:id="151" w:author="Charlotte Wardell" w:date="2026-05-07T11:44:00Z" w16du:dateUtc="2026-05-07T01:44:00Z">
        <w:r w:rsidR="00B15206">
          <w:t xml:space="preserve">suspension of Services, withholding of deliverables, deactivation of avatars, or termination of the account. </w:t>
        </w:r>
      </w:ins>
    </w:p>
    <w:p w14:paraId="1D94227F" w14:textId="5CFCD9F4" w:rsidR="0009051A" w:rsidDel="00B15206" w:rsidRDefault="00000000">
      <w:pPr>
        <w:ind w:left="-5"/>
        <w:rPr>
          <w:del w:id="152" w:author="Charlotte Wardell" w:date="2026-05-07T11:44:00Z" w16du:dateUtc="2026-05-07T01:44:00Z"/>
        </w:rPr>
      </w:pPr>
      <w:del w:id="153" w:author="Charlotte Wardell" w:date="2026-05-07T11:41:00Z" w16du:dateUtc="2026-05-07T01:41:00Z">
        <w:r w:rsidDel="00437936">
          <w:delText>fees owed,</w:delText>
        </w:r>
      </w:del>
      <w:del w:id="154" w:author="Charlotte Wardell" w:date="2026-05-07T11:44:00Z" w16du:dateUtc="2026-05-07T01:44:00Z">
        <w:r w:rsidDel="00B15206">
          <w:delText xml:space="preserve"> &amp;/or the deactivation of avatars. </w:delText>
        </w:r>
      </w:del>
    </w:p>
    <w:p w14:paraId="56FC353B" w14:textId="15391476" w:rsidR="0009051A" w:rsidRDefault="00000000">
      <w:pPr>
        <w:ind w:left="-5"/>
      </w:pPr>
      <w:r>
        <w:t>Any variation, downgrade,</w:t>
      </w:r>
      <w:ins w:id="155" w:author="Charlotte Wardell" w:date="2026-05-07T11:44:00Z" w16du:dateUtc="2026-05-07T01:44:00Z">
        <w:r w:rsidR="00B15206">
          <w:t xml:space="preserve"> pause</w:t>
        </w:r>
      </w:ins>
      <w:r>
        <w:t xml:space="preserve"> or cancellation request must be made in writing and will require 30 business </w:t>
      </w:r>
      <w:del w:id="156" w:author="Charlotte Wardell" w:date="2026-05-07T12:06:00Z" w16du:dateUtc="2026-05-07T02:06:00Z">
        <w:r w:rsidDel="004A5BFB">
          <w:delText>days notice</w:delText>
        </w:r>
      </w:del>
      <w:ins w:id="157" w:author="Charlotte Wardell" w:date="2026-05-07T12:06:00Z" w16du:dateUtc="2026-05-07T02:06:00Z">
        <w:r w:rsidR="004A5BFB">
          <w:t>day’s notice</w:t>
        </w:r>
      </w:ins>
      <w:ins w:id="158" w:author="Charlotte Wardell" w:date="2026-05-07T11:44:00Z" w16du:dateUtc="2026-05-07T01:44:00Z">
        <w:r w:rsidR="00B15206">
          <w:t>, unless otherwise agreed or required by law</w:t>
        </w:r>
      </w:ins>
      <w:del w:id="159" w:author="Charlotte Wardell" w:date="2026-05-07T11:44:00Z" w16du:dateUtc="2026-05-07T01:44:00Z">
        <w:r w:rsidDel="00B15206">
          <w:delText xml:space="preserve">.  </w:delText>
        </w:r>
      </w:del>
    </w:p>
    <w:p w14:paraId="24930322" w14:textId="276F6180" w:rsidR="0009051A" w:rsidRDefault="00000000">
      <w:pPr>
        <w:ind w:left="-5"/>
        <w:rPr>
          <w:ins w:id="160" w:author="Charlotte Wardell" w:date="2026-05-07T11:47:00Z" w16du:dateUtc="2026-05-07T01:47:00Z"/>
        </w:rPr>
      </w:pPr>
      <w:r>
        <w:t>Where services are provided under a fixed-term agreement of 12, 24, or 36 months, the Client remains liable for the full value of that contract term</w:t>
      </w:r>
      <w:ins w:id="161" w:author="Charlotte Wardell" w:date="2026-05-07T11:45:00Z" w16du:dateUtc="2026-05-07T01:45:00Z">
        <w:r w:rsidR="00B15206">
          <w:t>, subject to any rights the Client has under applicable law</w:t>
        </w:r>
      </w:ins>
      <w:r>
        <w:t>. Early cancellation does not relieve the Client of their obligation, and any unpaid balance for the remainder of the term will be payable in full</w:t>
      </w:r>
      <w:ins w:id="162" w:author="Charlotte Wardell" w:date="2026-05-07T11:45:00Z" w16du:dateUtc="2026-05-07T01:45:00Z">
        <w:r w:rsidR="00B15206">
          <w:t>, except to the extent required by law</w:t>
        </w:r>
      </w:ins>
      <w:r>
        <w:t xml:space="preserve">. </w:t>
      </w:r>
      <w:del w:id="163" w:author="Charlotte Wardell" w:date="2026-05-07T11:45:00Z" w16du:dateUtc="2026-05-07T01:45:00Z">
        <w:r w:rsidDel="00B15206">
          <w:delText xml:space="preserve">Deactivations and re-activation fee’s of avatars &amp;/or paused accounts may incur additional costs.  </w:delText>
        </w:r>
      </w:del>
    </w:p>
    <w:p w14:paraId="0AF4292A" w14:textId="2A1702CC" w:rsidR="00B15206" w:rsidRDefault="00B15206" w:rsidP="00B15206">
      <w:pPr>
        <w:ind w:left="-5"/>
      </w:pPr>
      <w:ins w:id="164" w:author="Charlotte Wardell" w:date="2026-05-07T11:47:00Z">
        <w:r w:rsidRPr="00B15206">
          <w:t>Deactivations and re activation fees of avatars </w:t>
        </w:r>
        <w:r w:rsidRPr="00B15206">
          <w:rPr>
            <w:rPrChange w:id="165" w:author="Charlotte Wardell" w:date="2026-05-07T11:47:00Z" w16du:dateUtc="2026-05-07T01:47:00Z">
              <w:rPr>
                <w:b/>
                <w:bCs/>
              </w:rPr>
            </w:rPrChange>
          </w:rPr>
          <w:t>and paused accounts</w:t>
        </w:r>
        <w:r w:rsidRPr="00B15206">
          <w:t> may incur additional costs, </w:t>
        </w:r>
        <w:r w:rsidRPr="00B15206">
          <w:rPr>
            <w:rPrChange w:id="166" w:author="Charlotte Wardell" w:date="2026-05-07T11:47:00Z" w16du:dateUtc="2026-05-07T01:47:00Z">
              <w:rPr>
                <w:b/>
                <w:bCs/>
              </w:rPr>
            </w:rPrChange>
          </w:rPr>
          <w:t>where disclosed or reasonably notified.</w:t>
        </w:r>
      </w:ins>
    </w:p>
    <w:p w14:paraId="57ECBF37" w14:textId="320DBD3C" w:rsidR="00B15206" w:rsidRDefault="00000000">
      <w:pPr>
        <w:spacing w:after="0"/>
        <w:ind w:left="-5"/>
        <w:rPr>
          <w:ins w:id="167" w:author="Charlotte Wardell" w:date="2026-05-07T11:49:00Z" w16du:dateUtc="2026-05-07T01:49:00Z"/>
        </w:rPr>
      </w:pPr>
      <w:r>
        <w:t>Payments will be in the currency as noted</w:t>
      </w:r>
      <w:ins w:id="168" w:author="Charlotte Wardell" w:date="2026-05-07T11:48:00Z" w16du:dateUtc="2026-05-07T01:48:00Z">
        <w:r w:rsidR="00B15206">
          <w:t xml:space="preserve">, </w:t>
        </w:r>
      </w:ins>
      <w:del w:id="169" w:author="Charlotte Wardell" w:date="2026-05-07T11:48:00Z" w16du:dateUtc="2026-05-07T01:48:00Z">
        <w:r w:rsidDel="00B15206">
          <w:delText xml:space="preserve"> </w:delText>
        </w:r>
      </w:del>
      <w:r>
        <w:t xml:space="preserve">otherwise </w:t>
      </w:r>
      <w:ins w:id="170" w:author="Charlotte Wardell" w:date="2026-05-07T11:48:00Z" w16du:dateUtc="2026-05-07T01:48:00Z">
        <w:r w:rsidR="00B15206">
          <w:t xml:space="preserve">they will </w:t>
        </w:r>
      </w:ins>
      <w:r>
        <w:t xml:space="preserve">default </w:t>
      </w:r>
      <w:ins w:id="171" w:author="Charlotte Wardell" w:date="2026-05-07T11:48:00Z" w16du:dateUtc="2026-05-07T01:48:00Z">
        <w:r w:rsidR="00B15206">
          <w:t xml:space="preserve">to </w:t>
        </w:r>
      </w:ins>
      <w:del w:id="172" w:author="Charlotte Wardell" w:date="2026-05-07T11:48:00Z" w16du:dateUtc="2026-05-07T01:48:00Z">
        <w:r w:rsidDel="00B15206">
          <w:delText xml:space="preserve">will the in </w:delText>
        </w:r>
      </w:del>
      <w:r>
        <w:t xml:space="preserve">Australian </w:t>
      </w:r>
      <w:del w:id="173" w:author="Charlotte Wardell" w:date="2026-05-07T12:06:00Z" w16du:dateUtc="2026-05-07T02:06:00Z">
        <w:r w:rsidDel="004A5BFB">
          <w:delText>Dollars</w:delText>
        </w:r>
      </w:del>
      <w:del w:id="174" w:author="Charlotte Wardell" w:date="2026-05-07T11:48:00Z" w16du:dateUtc="2026-05-07T01:48:00Z">
        <w:r w:rsidDel="00B15206">
          <w:delText xml:space="preserve"> </w:delText>
        </w:r>
      </w:del>
      <w:del w:id="175" w:author="Charlotte Wardell" w:date="2026-05-07T12:06:00Z" w16du:dateUtc="2026-05-07T02:06:00Z">
        <w:r w:rsidDel="004A5BFB">
          <w:delText>and</w:delText>
        </w:r>
      </w:del>
      <w:ins w:id="176" w:author="Charlotte Wardell" w:date="2026-05-07T12:06:00Z" w16du:dateUtc="2026-05-07T02:06:00Z">
        <w:r w:rsidR="004A5BFB">
          <w:t>Dollars, and</w:t>
        </w:r>
      </w:ins>
      <w:r>
        <w:t xml:space="preserve"> all </w:t>
      </w:r>
      <w:ins w:id="177" w:author="Charlotte Wardell" w:date="2026-05-07T11:48:00Z" w16du:dateUtc="2026-05-07T01:48:00Z">
        <w:r w:rsidR="00B15206">
          <w:t xml:space="preserve">payments </w:t>
        </w:r>
      </w:ins>
      <w:ins w:id="178" w:author="Charlotte Wardell" w:date="2026-05-07T11:49:00Z" w16du:dateUtc="2026-05-07T01:49:00Z">
        <w:r w:rsidR="00B15206">
          <w:t xml:space="preserve">will be </w:t>
        </w:r>
      </w:ins>
      <w:r>
        <w:t xml:space="preserve">subject to taxes where relevant. </w:t>
      </w:r>
    </w:p>
    <w:p w14:paraId="305AC83A" w14:textId="77777777" w:rsidR="00B15206" w:rsidRDefault="00B15206">
      <w:pPr>
        <w:spacing w:after="0"/>
        <w:ind w:left="-5"/>
        <w:rPr>
          <w:ins w:id="179" w:author="Charlotte Wardell" w:date="2026-05-07T11:49:00Z" w16du:dateUtc="2026-05-07T01:49:00Z"/>
        </w:rPr>
      </w:pPr>
    </w:p>
    <w:p w14:paraId="590355D3" w14:textId="77777777" w:rsidR="00B15206" w:rsidRDefault="00000000">
      <w:pPr>
        <w:spacing w:after="0"/>
        <w:ind w:left="-5"/>
        <w:rPr>
          <w:ins w:id="180" w:author="Charlotte Wardell" w:date="2026-05-07T11:49:00Z" w16du:dateUtc="2026-05-07T01:49:00Z"/>
        </w:rPr>
      </w:pPr>
      <w:r>
        <w:t>In the event of an increase in plans, costs or other ongoing subscription costs</w:t>
      </w:r>
      <w:ins w:id="181" w:author="Charlotte Wardell" w:date="2026-05-07T11:49:00Z" w16du:dateUtc="2026-05-07T01:49:00Z">
        <w:r w:rsidR="00B15206">
          <w:t xml:space="preserve">, </w:t>
        </w:r>
      </w:ins>
      <w:ins w:id="182" w:author="Charlotte Wardell" w:date="2026-05-07T11:49:00Z">
        <w:r w:rsidR="00B15206" w:rsidRPr="00B15206">
          <w:t>You Mimic AI may pass on those increases to the Client, provided the increase is reasonably connected to the Services and reasonable notice is given where practicable.</w:t>
        </w:r>
      </w:ins>
    </w:p>
    <w:p w14:paraId="455A132D" w14:textId="77777777" w:rsidR="00B15206" w:rsidRDefault="00B15206">
      <w:pPr>
        <w:spacing w:after="0"/>
        <w:ind w:left="-5"/>
        <w:rPr>
          <w:ins w:id="183" w:author="Charlotte Wardell" w:date="2026-05-07T11:49:00Z" w16du:dateUtc="2026-05-07T01:49:00Z"/>
        </w:rPr>
      </w:pPr>
    </w:p>
    <w:p w14:paraId="36EBFC01" w14:textId="2DCDA5B0" w:rsidR="0009051A" w:rsidRDefault="00000000">
      <w:pPr>
        <w:spacing w:after="0"/>
        <w:ind w:left="-5"/>
      </w:pPr>
      <w:del w:id="184" w:author="Charlotte Wardell" w:date="2026-05-07T11:49:00Z" w16du:dateUtc="2026-05-07T01:49:00Z">
        <w:r w:rsidDel="00B15206">
          <w:delText xml:space="preserve"> will be passed onto customers, with as much notice given. </w:delText>
        </w:r>
      </w:del>
    </w:p>
    <w:p w14:paraId="162F853D" w14:textId="210F44C0" w:rsidR="0009051A" w:rsidDel="00B15206" w:rsidRDefault="00000000">
      <w:pPr>
        <w:spacing w:after="1"/>
        <w:ind w:left="-5"/>
        <w:rPr>
          <w:del w:id="185" w:author="Charlotte Wardell" w:date="2026-05-07T11:49:00Z" w16du:dateUtc="2026-05-07T01:49:00Z"/>
        </w:rPr>
      </w:pPr>
      <w:del w:id="186" w:author="Charlotte Wardell" w:date="2026-05-07T11:49:00Z" w16du:dateUtc="2026-05-07T01:49:00Z">
        <w:r w:rsidDel="00B15206">
          <w:delText xml:space="preserve">Refunds are given on a case by case basis. </w:delText>
        </w:r>
      </w:del>
    </w:p>
    <w:p w14:paraId="543134B8" w14:textId="77777777" w:rsidR="00B15206" w:rsidRDefault="00B15206">
      <w:pPr>
        <w:spacing w:after="1"/>
        <w:ind w:left="-5"/>
        <w:rPr>
          <w:ins w:id="187" w:author="Charlotte Wardell" w:date="2026-05-07T11:49:00Z" w16du:dateUtc="2026-05-07T01:49:00Z"/>
        </w:rPr>
      </w:pPr>
    </w:p>
    <w:p w14:paraId="0DCBC533" w14:textId="77777777" w:rsidR="00B15206" w:rsidRPr="00B15206" w:rsidRDefault="00B15206" w:rsidP="00B15206">
      <w:pPr>
        <w:spacing w:after="1"/>
        <w:ind w:left="-5"/>
        <w:rPr>
          <w:ins w:id="188" w:author="Charlotte Wardell" w:date="2026-05-07T11:49:00Z"/>
        </w:rPr>
      </w:pPr>
      <w:ins w:id="189" w:author="Charlotte Wardell" w:date="2026-05-07T11:49:00Z">
        <w:r w:rsidRPr="00B15206">
          <w:t>Refunds are assessed in accordance with these Terms and applicable law. Nothing in these Terms limits any refund, repair, resupply, cancellation, compensation or other remedy the Client may have under the Australian Consumer Law or any other mandatory law.</w:t>
        </w:r>
      </w:ins>
    </w:p>
    <w:p w14:paraId="55239DB7" w14:textId="77777777" w:rsidR="00B15206" w:rsidRDefault="00B15206" w:rsidP="00B15206">
      <w:pPr>
        <w:spacing w:after="1"/>
        <w:ind w:left="0" w:firstLine="0"/>
        <w:rPr>
          <w:ins w:id="190" w:author="Charlotte Wardell" w:date="2026-05-07T11:49:00Z" w16du:dateUtc="2026-05-07T01:49:00Z"/>
        </w:rPr>
        <w:pPrChange w:id="191" w:author="Charlotte Wardell" w:date="2026-05-07T11:49:00Z" w16du:dateUtc="2026-05-07T01:49:00Z">
          <w:pPr>
            <w:spacing w:after="1"/>
            <w:ind w:left="-5"/>
          </w:pPr>
        </w:pPrChange>
      </w:pPr>
    </w:p>
    <w:p w14:paraId="38172497" w14:textId="61CD31F2" w:rsidR="0009051A" w:rsidRDefault="00000000">
      <w:pPr>
        <w:spacing w:after="9" w:line="259" w:lineRule="auto"/>
        <w:ind w:left="0" w:firstLine="0"/>
      </w:pPr>
      <w:del w:id="192" w:author="Charlotte Wardell" w:date="2026-05-07T11:49:00Z" w16du:dateUtc="2026-05-07T01:49:00Z">
        <w:r w:rsidDel="00B15206">
          <w:delText xml:space="preserve"> </w:delText>
        </w:r>
      </w:del>
    </w:p>
    <w:p w14:paraId="6AE38DDE" w14:textId="77777777" w:rsidR="0009051A" w:rsidRDefault="00000000">
      <w:pPr>
        <w:spacing w:after="9" w:line="259" w:lineRule="auto"/>
        <w:ind w:left="0" w:firstLine="0"/>
      </w:pPr>
      <w:del w:id="193" w:author="Charlotte Wardell" w:date="2026-05-07T11:49:00Z" w16du:dateUtc="2026-05-07T01:49:00Z">
        <w:r w:rsidDel="00B15206">
          <w:delText xml:space="preserve"> </w:delText>
        </w:r>
      </w:del>
    </w:p>
    <w:p w14:paraId="36C675C2" w14:textId="77777777" w:rsidR="0009051A" w:rsidRDefault="00000000">
      <w:pPr>
        <w:numPr>
          <w:ilvl w:val="0"/>
          <w:numId w:val="4"/>
        </w:numPr>
        <w:ind w:right="31" w:hanging="267"/>
      </w:pPr>
      <w:r>
        <w:t xml:space="preserve">Customer Support  </w:t>
      </w:r>
    </w:p>
    <w:p w14:paraId="22698166" w14:textId="039292DC" w:rsidR="00753571" w:rsidRDefault="00000000" w:rsidP="00753571">
      <w:pPr>
        <w:ind w:left="-5"/>
        <w:rPr>
          <w:ins w:id="194" w:author="Charlotte Wardell" w:date="2026-05-07T11:54:00Z" w16du:dateUtc="2026-05-07T01:54:00Z"/>
        </w:rPr>
      </w:pPr>
      <w:r>
        <w:t xml:space="preserve">Our team will provide and prioritise support </w:t>
      </w:r>
      <w:ins w:id="195" w:author="Charlotte Wardell" w:date="2026-05-07T11:53:00Z" w16du:dateUtc="2026-05-07T01:53:00Z">
        <w:r w:rsidR="00753571">
          <w:t xml:space="preserve">for the services </w:t>
        </w:r>
      </w:ins>
      <w:r>
        <w:t xml:space="preserve">where applicable. </w:t>
      </w:r>
      <w:ins w:id="196" w:author="Charlotte Wardell" w:date="2026-05-07T11:55:00Z">
        <w:r w:rsidR="00753571" w:rsidRPr="00753571">
          <w:t>Support may require input from third party providers, and resolution times may be affected by platform availability, technical complexity and other matters outside You Mimic AI’s reasonable control.</w:t>
        </w:r>
      </w:ins>
    </w:p>
    <w:p w14:paraId="76A073E8" w14:textId="237D2E43" w:rsidR="0009051A" w:rsidDel="00753571" w:rsidRDefault="00000000">
      <w:pPr>
        <w:ind w:left="-5"/>
        <w:rPr>
          <w:del w:id="197" w:author="Charlotte Wardell" w:date="2026-05-07T11:56:00Z" w16du:dateUtc="2026-05-07T01:56:00Z"/>
        </w:rPr>
      </w:pPr>
      <w:del w:id="198" w:author="Charlotte Wardell" w:date="2026-05-07T11:56:00Z" w16du:dateUtc="2026-05-07T01:56:00Z">
        <w:r w:rsidDel="00753571">
          <w:delText xml:space="preserve">Where possible will attempt to resolve, but may not be possible or the time to troubleshoot issues, may require third party providers and take longer or specific requests may not be practical.  </w:delText>
        </w:r>
      </w:del>
    </w:p>
    <w:p w14:paraId="1B92D8EE" w14:textId="04AD2041" w:rsidR="00753571" w:rsidRDefault="00753571">
      <w:pPr>
        <w:ind w:left="-5"/>
        <w:rPr>
          <w:ins w:id="199" w:author="Charlotte Wardell" w:date="2026-05-07T11:56:00Z" w16du:dateUtc="2026-05-07T01:56:00Z"/>
        </w:rPr>
      </w:pPr>
      <w:ins w:id="200" w:author="Charlotte Wardell" w:date="2026-05-07T11:56:00Z">
        <w:r w:rsidRPr="00753571">
          <w:t xml:space="preserve">Support does not include out of scope production work, custom development, legal or compliance advice, unrelated </w:t>
        </w:r>
      </w:ins>
      <w:ins w:id="201" w:author="Charlotte Wardell" w:date="2026-05-07T12:06:00Z" w16du:dateUtc="2026-05-07T02:06:00Z">
        <w:r w:rsidR="004A5BFB" w:rsidRPr="00753571">
          <w:t>third-party</w:t>
        </w:r>
      </w:ins>
      <w:ins w:id="202" w:author="Charlotte Wardell" w:date="2026-05-07T11:56:00Z">
        <w:r w:rsidRPr="00753571">
          <w:t xml:space="preserve"> platform support, additional revisions or issues caused by Client misuse, Client systems, Client materials or unauthorised changes, unless expressly agreed in writing.</w:t>
        </w:r>
      </w:ins>
    </w:p>
    <w:p w14:paraId="5E9CE989" w14:textId="77777777" w:rsidR="00753571" w:rsidRDefault="00000000">
      <w:pPr>
        <w:ind w:left="-5"/>
        <w:rPr>
          <w:ins w:id="203" w:author="Charlotte Wardell" w:date="2026-05-07T11:57:00Z" w16du:dateUtc="2026-05-07T01:57:00Z"/>
        </w:rPr>
      </w:pPr>
      <w:r>
        <w:t>Where the service relies on third-party platforms, hosting providers, software, payment providers, or other technology infrastructure, You Mimic AI excludes liability for outages, service failures, delays, data incidents, or other issues arising from those third-party providers, except to the extent caused by our own negligence</w:t>
      </w:r>
      <w:ins w:id="204" w:author="Charlotte Wardell" w:date="2026-05-07T11:56:00Z" w16du:dateUtc="2026-05-07T01:56:00Z">
        <w:r w:rsidR="00753571">
          <w:t xml:space="preserve">, </w:t>
        </w:r>
      </w:ins>
      <w:ins w:id="205" w:author="Charlotte Wardell" w:date="2026-05-07T11:56:00Z">
        <w:r w:rsidR="00753571" w:rsidRPr="00753571">
          <w:rPr>
            <w:rPrChange w:id="206" w:author="Charlotte Wardell" w:date="2026-05-07T11:56:00Z" w16du:dateUtc="2026-05-07T01:56:00Z">
              <w:rPr>
                <w:b/>
                <w:bCs/>
              </w:rPr>
            </w:rPrChange>
          </w:rPr>
          <w:t>breach of these Terms</w:t>
        </w:r>
      </w:ins>
      <w:r w:rsidRPr="00753571">
        <w:t xml:space="preserve"> or</w:t>
      </w:r>
      <w:r>
        <w:t xml:space="preserve"> breach of law. </w:t>
      </w:r>
    </w:p>
    <w:p w14:paraId="108E7C37" w14:textId="77777777" w:rsidR="00753571" w:rsidRDefault="00753571">
      <w:pPr>
        <w:ind w:left="-5"/>
        <w:rPr>
          <w:ins w:id="207" w:author="Charlotte Wardell" w:date="2026-05-07T11:57:00Z" w16du:dateUtc="2026-05-07T01:57:00Z"/>
        </w:rPr>
      </w:pPr>
    </w:p>
    <w:p w14:paraId="5B007A47" w14:textId="77777777" w:rsidR="00753571" w:rsidRDefault="00753571">
      <w:pPr>
        <w:ind w:left="-5"/>
        <w:rPr>
          <w:ins w:id="208" w:author="Charlotte Wardell" w:date="2026-05-07T11:57:00Z" w16du:dateUtc="2026-05-07T01:57:00Z"/>
        </w:rPr>
      </w:pPr>
    </w:p>
    <w:p w14:paraId="048B82B9" w14:textId="36CD6C21" w:rsidR="0009051A" w:rsidRDefault="00000000">
      <w:pPr>
        <w:ind w:left="-5"/>
      </w:pPr>
      <w:r>
        <w:t xml:space="preserve">In the event of unprecedented </w:t>
      </w:r>
      <w:del w:id="209" w:author="Charlotte Wardell" w:date="2026-05-07T12:06:00Z" w16du:dateUtc="2026-05-07T02:06:00Z">
        <w:r w:rsidDel="004A5BFB">
          <w:delText>circumstances</w:delText>
        </w:r>
      </w:del>
      <w:ins w:id="210" w:author="Charlotte Wardell" w:date="2026-05-07T12:06:00Z" w16du:dateUtc="2026-05-07T02:06:00Z">
        <w:r w:rsidR="004A5BFB">
          <w:t>circumstances,</w:t>
        </w:r>
      </w:ins>
      <w:r>
        <w:t xml:space="preserve"> a</w:t>
      </w:r>
      <w:del w:id="211" w:author="Charlotte Wardell" w:date="2026-05-07T11:56:00Z" w16du:dateUtc="2026-05-07T01:56:00Z">
        <w:r w:rsidDel="00753571">
          <w:delText xml:space="preserve"> a</w:delText>
        </w:r>
      </w:del>
      <w:r>
        <w:t xml:space="preserve"> Force Majeure may come into effect. </w:t>
      </w:r>
      <w:ins w:id="212" w:author="Charlotte Wardell" w:date="2026-05-07T11:57:00Z">
        <w:r w:rsidR="00753571" w:rsidRPr="00753571">
          <w:t>You Mimic AI is not liable for delay or failure to perform affected obligations for the period those circumstances continue. You Mimic AI will take reasonable steps to reduce the impact and resume performance as soon as reasonably practicable.</w:t>
        </w:r>
      </w:ins>
      <w:del w:id="213" w:author="Charlotte Wardell" w:date="2026-05-07T11:57:00Z" w16du:dateUtc="2026-05-07T01:57:00Z">
        <w:r w:rsidDel="00753571">
          <w:delText xml:space="preserve"> </w:delText>
        </w:r>
      </w:del>
    </w:p>
    <w:p w14:paraId="772294D9" w14:textId="77777777" w:rsidR="0009051A" w:rsidRDefault="00000000">
      <w:pPr>
        <w:spacing w:after="9" w:line="259" w:lineRule="auto"/>
        <w:ind w:left="77" w:firstLine="0"/>
      </w:pPr>
      <w:r>
        <w:rPr>
          <w:noProof/>
          <w:color w:val="000000"/>
          <w:sz w:val="22"/>
        </w:rPr>
        <mc:AlternateContent>
          <mc:Choice Requires="wpg">
            <w:drawing>
              <wp:anchor distT="0" distB="0" distL="114300" distR="114300" simplePos="0" relativeHeight="251660288" behindDoc="0" locked="0" layoutInCell="1" allowOverlap="1" wp14:anchorId="48054127" wp14:editId="0CA14F16">
                <wp:simplePos x="0" y="0"/>
                <wp:positionH relativeFrom="column">
                  <wp:posOffset>3361134</wp:posOffset>
                </wp:positionH>
                <wp:positionV relativeFrom="paragraph">
                  <wp:posOffset>51990</wp:posOffset>
                </wp:positionV>
                <wp:extent cx="1" cy="8144218"/>
                <wp:effectExtent l="0" t="0" r="0" b="0"/>
                <wp:wrapSquare wrapText="bothSides"/>
                <wp:docPr id="3021" name="Group 3021"/>
                <wp:cNvGraphicFramePr/>
                <a:graphic xmlns:a="http://schemas.openxmlformats.org/drawingml/2006/main">
                  <a:graphicData uri="http://schemas.microsoft.com/office/word/2010/wordprocessingGroup">
                    <wpg:wgp>
                      <wpg:cNvGrpSpPr/>
                      <wpg:grpSpPr>
                        <a:xfrm>
                          <a:off x="0" y="0"/>
                          <a:ext cx="1" cy="8144218"/>
                          <a:chOff x="0" y="0"/>
                          <a:chExt cx="1" cy="8144218"/>
                        </a:xfrm>
                      </wpg:grpSpPr>
                      <wps:wsp>
                        <wps:cNvPr id="248" name="Shape 248"/>
                        <wps:cNvSpPr/>
                        <wps:spPr>
                          <a:xfrm>
                            <a:off x="0" y="0"/>
                            <a:ext cx="0" cy="8144218"/>
                          </a:xfrm>
                          <a:custGeom>
                            <a:avLst/>
                            <a:gdLst/>
                            <a:ahLst/>
                            <a:cxnLst/>
                            <a:rect l="0" t="0" r="0" b="0"/>
                            <a:pathLst>
                              <a:path h="8144218">
                                <a:moveTo>
                                  <a:pt x="0" y="8144218"/>
                                </a:moveTo>
                                <a:lnTo>
                                  <a:pt x="0" y="0"/>
                                </a:lnTo>
                              </a:path>
                            </a:pathLst>
                          </a:custGeom>
                          <a:ln w="0" cap="flat">
                            <a:miter lim="100000"/>
                          </a:ln>
                        </wps:spPr>
                        <wps:style>
                          <a:lnRef idx="1">
                            <a:srgbClr val="5E5E5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21" style="width:7.87402e-05pt;height:641.277pt;position:absolute;mso-position-horizontal-relative:text;mso-position-horizontal:absolute;margin-left:264.656pt;mso-position-vertical-relative:text;margin-top:4.09369pt;" coordsize="0,81442">
                <v:shape id="Shape 248" style="position:absolute;width:0;height:81442;left:0;top:0;" coordsize="0,8144218" path="m0,8144218l0,0">
                  <v:stroke weight="0pt" endcap="flat" joinstyle="miter" miterlimit="4" on="true" color="#5e5e5e"/>
                  <v:fill on="false" color="#000000" opacity="0"/>
                </v:shape>
                <w10:wrap type="square"/>
              </v:group>
            </w:pict>
          </mc:Fallback>
        </mc:AlternateContent>
      </w:r>
      <w:r>
        <w:t xml:space="preserve"> </w:t>
      </w:r>
    </w:p>
    <w:p w14:paraId="04B53808" w14:textId="77777777" w:rsidR="0009051A" w:rsidRDefault="00000000">
      <w:pPr>
        <w:numPr>
          <w:ilvl w:val="0"/>
          <w:numId w:val="4"/>
        </w:numPr>
        <w:spacing w:after="225" w:line="265" w:lineRule="auto"/>
        <w:ind w:right="31" w:hanging="267"/>
      </w:pPr>
      <w:r>
        <w:rPr>
          <w:color w:val="5F5E5E"/>
        </w:rPr>
        <w:t xml:space="preserve">Client Responsibilities  </w:t>
      </w:r>
    </w:p>
    <w:p w14:paraId="6CE13384" w14:textId="45099BBE" w:rsidR="00753571" w:rsidRDefault="00000000">
      <w:pPr>
        <w:spacing w:after="6" w:line="265" w:lineRule="auto"/>
        <w:ind w:left="87" w:right="31"/>
        <w:rPr>
          <w:ins w:id="214" w:author="Charlotte Wardell" w:date="2026-05-07T11:57:00Z" w16du:dateUtc="2026-05-07T01:57:00Z"/>
          <w:color w:val="5F5E5E"/>
        </w:rPr>
      </w:pPr>
      <w:r>
        <w:rPr>
          <w:color w:val="5F5E5E"/>
        </w:rPr>
        <w:t>Client agrees to responsible usage with their avatar, in line with laws and regulations of the country of Australia</w:t>
      </w:r>
      <w:ins w:id="215" w:author="Charlotte Wardell" w:date="2026-05-07T11:57:00Z" w16du:dateUtc="2026-05-07T01:57:00Z">
        <w:r w:rsidR="00753571">
          <w:rPr>
            <w:color w:val="5F5E5E"/>
          </w:rPr>
          <w:t xml:space="preserve"> </w:t>
        </w:r>
      </w:ins>
      <w:ins w:id="216" w:author="Charlotte Wardell" w:date="2026-05-07T11:57:00Z">
        <w:r w:rsidR="00753571" w:rsidRPr="00753571">
          <w:rPr>
            <w:color w:val="5F5E5E"/>
          </w:rPr>
          <w:t>and any other jurisdiction that applies to the Client’s use of the Services.</w:t>
        </w:r>
      </w:ins>
    </w:p>
    <w:p w14:paraId="6BC7C0B4" w14:textId="77777777" w:rsidR="00753571" w:rsidRDefault="00753571">
      <w:pPr>
        <w:spacing w:after="6" w:line="265" w:lineRule="auto"/>
        <w:ind w:left="87" w:right="31"/>
        <w:rPr>
          <w:ins w:id="217" w:author="Charlotte Wardell" w:date="2026-05-07T11:57:00Z" w16du:dateUtc="2026-05-07T01:57:00Z"/>
          <w:color w:val="5F5E5E"/>
        </w:rPr>
      </w:pPr>
    </w:p>
    <w:p w14:paraId="05460A17" w14:textId="780BA81D" w:rsidR="00753571" w:rsidRDefault="00000000">
      <w:pPr>
        <w:spacing w:after="6" w:line="265" w:lineRule="auto"/>
        <w:ind w:left="87" w:right="31"/>
        <w:rPr>
          <w:ins w:id="218" w:author="Charlotte Wardell" w:date="2026-05-07T11:58:00Z" w16du:dateUtc="2026-05-07T01:58:00Z"/>
          <w:color w:val="5F5E5E"/>
        </w:rPr>
      </w:pPr>
      <w:del w:id="219" w:author="Charlotte Wardell" w:date="2026-05-07T11:57:00Z" w16du:dateUtc="2026-05-07T01:57:00Z">
        <w:r w:rsidDel="00753571">
          <w:rPr>
            <w:color w:val="5F5E5E"/>
          </w:rPr>
          <w:delText xml:space="preserve">. </w:delText>
        </w:r>
      </w:del>
      <w:r>
        <w:rPr>
          <w:color w:val="5F5E5E"/>
        </w:rPr>
        <w:t xml:space="preserve">In some </w:t>
      </w:r>
      <w:del w:id="220" w:author="Charlotte Wardell" w:date="2026-05-07T12:06:00Z" w16du:dateUtc="2026-05-07T02:06:00Z">
        <w:r w:rsidDel="004A5BFB">
          <w:rPr>
            <w:color w:val="5F5E5E"/>
          </w:rPr>
          <w:delText>instances</w:delText>
        </w:r>
      </w:del>
      <w:ins w:id="221" w:author="Charlotte Wardell" w:date="2026-05-07T12:06:00Z" w16du:dateUtc="2026-05-07T02:06:00Z">
        <w:r w:rsidR="004A5BFB">
          <w:rPr>
            <w:color w:val="5F5E5E"/>
          </w:rPr>
          <w:t>instances,</w:t>
        </w:r>
      </w:ins>
      <w:r>
        <w:rPr>
          <w:color w:val="5F5E5E"/>
        </w:rPr>
        <w:t xml:space="preserve"> state</w:t>
      </w:r>
      <w:ins w:id="222" w:author="Charlotte Wardell" w:date="2026-05-07T11:58:00Z" w16du:dateUtc="2026-05-07T01:58:00Z">
        <w:r w:rsidR="00753571">
          <w:rPr>
            <w:color w:val="5F5E5E"/>
          </w:rPr>
          <w:t xml:space="preserve">, </w:t>
        </w:r>
      </w:ins>
      <w:ins w:id="223" w:author="Charlotte Wardell" w:date="2026-05-07T12:05:00Z" w16du:dateUtc="2026-05-07T02:05:00Z">
        <w:r w:rsidR="004A5BFB">
          <w:rPr>
            <w:color w:val="5F5E5E"/>
          </w:rPr>
          <w:t>territory</w:t>
        </w:r>
      </w:ins>
      <w:ins w:id="224" w:author="Charlotte Wardell" w:date="2026-05-07T11:58:00Z" w16du:dateUtc="2026-05-07T01:58:00Z">
        <w:r w:rsidR="00753571">
          <w:rPr>
            <w:color w:val="5F5E5E"/>
          </w:rPr>
          <w:t xml:space="preserve">, local or overseas </w:t>
        </w:r>
      </w:ins>
      <w:del w:id="225" w:author="Charlotte Wardell" w:date="2026-05-07T11:58:00Z" w16du:dateUtc="2026-05-07T01:58:00Z">
        <w:r w:rsidDel="00753571">
          <w:rPr>
            <w:color w:val="5F5E5E"/>
          </w:rPr>
          <w:delText xml:space="preserve"> or other local </w:delText>
        </w:r>
      </w:del>
      <w:r>
        <w:rPr>
          <w:color w:val="5F5E5E"/>
        </w:rPr>
        <w:t xml:space="preserve">jurisdictions may have </w:t>
      </w:r>
      <w:r w:rsidRPr="00753571">
        <w:rPr>
          <w:color w:val="5F5E5E"/>
        </w:rPr>
        <w:t>restrictions</w:t>
      </w:r>
      <w:ins w:id="226" w:author="Charlotte Wardell" w:date="2026-05-07T11:58:00Z" w16du:dateUtc="2026-05-07T01:58:00Z">
        <w:r w:rsidR="00753571" w:rsidRPr="00753571">
          <w:rPr>
            <w:color w:val="5F5E5E"/>
          </w:rPr>
          <w:t xml:space="preserve">, </w:t>
        </w:r>
      </w:ins>
      <w:ins w:id="227" w:author="Charlotte Wardell" w:date="2026-05-07T11:58:00Z">
        <w:r w:rsidR="00753571" w:rsidRPr="00753571">
          <w:rPr>
            <w:color w:val="5F5E5E"/>
            <w:rPrChange w:id="228" w:author="Charlotte Wardell" w:date="2026-05-07T11:58:00Z" w16du:dateUtc="2026-05-07T01:58:00Z">
              <w:rPr>
                <w:b/>
                <w:bCs/>
                <w:color w:val="5F5E5E"/>
              </w:rPr>
            </w:rPrChange>
          </w:rPr>
          <w:t>and it is the Client’s responsibility to ensure compliance with those laws and restrictions.</w:t>
        </w:r>
      </w:ins>
      <w:del w:id="229" w:author="Charlotte Wardell" w:date="2026-05-07T11:58:00Z" w16du:dateUtc="2026-05-07T01:58:00Z">
        <w:r w:rsidDel="00753571">
          <w:rPr>
            <w:color w:val="5F5E5E"/>
          </w:rPr>
          <w:delText xml:space="preserve"> </w:delText>
        </w:r>
      </w:del>
    </w:p>
    <w:p w14:paraId="73166FD0" w14:textId="77777777" w:rsidR="00753571" w:rsidRDefault="00753571">
      <w:pPr>
        <w:spacing w:after="6" w:line="265" w:lineRule="auto"/>
        <w:ind w:left="87" w:right="31"/>
        <w:rPr>
          <w:ins w:id="230" w:author="Charlotte Wardell" w:date="2026-05-07T11:58:00Z" w16du:dateUtc="2026-05-07T01:58:00Z"/>
          <w:color w:val="5F5E5E"/>
        </w:rPr>
      </w:pPr>
    </w:p>
    <w:p w14:paraId="55B4FC4D" w14:textId="77777777" w:rsidR="00753571" w:rsidRDefault="00000000">
      <w:pPr>
        <w:spacing w:after="6" w:line="265" w:lineRule="auto"/>
        <w:ind w:left="87" w:right="31"/>
        <w:rPr>
          <w:ins w:id="231" w:author="Charlotte Wardell" w:date="2026-05-07T11:59:00Z" w16du:dateUtc="2026-05-07T01:59:00Z"/>
          <w:color w:val="5F5E5E"/>
        </w:rPr>
      </w:pPr>
      <w:del w:id="232" w:author="Charlotte Wardell" w:date="2026-05-07T11:58:00Z" w16du:dateUtc="2026-05-07T01:58:00Z">
        <w:r w:rsidDel="00753571">
          <w:rPr>
            <w:color w:val="5F5E5E"/>
          </w:rPr>
          <w:delText xml:space="preserve">which is up to the individuals and organisations to ensure they are compliant. </w:delText>
        </w:r>
      </w:del>
      <w:r>
        <w:rPr>
          <w:color w:val="5F5E5E"/>
        </w:rPr>
        <w:t xml:space="preserve">You Mimic AI as service provider holds no accountability for how you use your avatar and content, and not liable should you found to be in breach of these laws and regulations. </w:t>
      </w:r>
    </w:p>
    <w:p w14:paraId="3B08971C" w14:textId="77777777" w:rsidR="00753571" w:rsidRDefault="00753571">
      <w:pPr>
        <w:spacing w:after="6" w:line="265" w:lineRule="auto"/>
        <w:ind w:left="87" w:right="31"/>
        <w:rPr>
          <w:ins w:id="233" w:author="Charlotte Wardell" w:date="2026-05-07T11:59:00Z" w16du:dateUtc="2026-05-07T01:59:00Z"/>
          <w:color w:val="5F5E5E"/>
        </w:rPr>
      </w:pPr>
    </w:p>
    <w:p w14:paraId="17ACF285" w14:textId="2CE33923" w:rsidR="00753571" w:rsidRDefault="00000000">
      <w:pPr>
        <w:spacing w:after="6" w:line="265" w:lineRule="auto"/>
        <w:ind w:left="87" w:right="31"/>
        <w:rPr>
          <w:ins w:id="234" w:author="Charlotte Wardell" w:date="2026-05-07T11:59:00Z" w16du:dateUtc="2026-05-07T01:59:00Z"/>
          <w:color w:val="5F5E5E"/>
        </w:rPr>
      </w:pPr>
      <w:r>
        <w:rPr>
          <w:color w:val="5F5E5E"/>
        </w:rPr>
        <w:t xml:space="preserve">In the event of a breach of such </w:t>
      </w:r>
      <w:r w:rsidRPr="00753571">
        <w:rPr>
          <w:color w:val="5F5E5E"/>
        </w:rPr>
        <w:t>usage,</w:t>
      </w:r>
      <w:ins w:id="235" w:author="Charlotte Wardell" w:date="2026-05-07T11:59:00Z" w16du:dateUtc="2026-05-07T01:59:00Z">
        <w:r w:rsidR="00753571" w:rsidRPr="00753571">
          <w:rPr>
            <w:color w:val="5F5E5E"/>
          </w:rPr>
          <w:t xml:space="preserve"> </w:t>
        </w:r>
      </w:ins>
      <w:ins w:id="236" w:author="Charlotte Wardell" w:date="2026-05-07T11:59:00Z">
        <w:r w:rsidR="00753571" w:rsidRPr="00753571">
          <w:rPr>
            <w:color w:val="5F5E5E"/>
            <w:rPrChange w:id="237" w:author="Charlotte Wardell" w:date="2026-05-07T11:59:00Z" w16du:dateUtc="2026-05-07T01:59:00Z">
              <w:rPr>
                <w:b/>
                <w:bCs/>
                <w:color w:val="5F5E5E"/>
              </w:rPr>
            </w:rPrChange>
          </w:rPr>
          <w:t>and without limiting any other rights, You Mimic AI may suspend or terminate the account while the matter is reviewed or permanently where appropriate.</w:t>
        </w:r>
      </w:ins>
    </w:p>
    <w:p w14:paraId="22BB8CC6" w14:textId="77777777" w:rsidR="00753571" w:rsidRDefault="00753571">
      <w:pPr>
        <w:spacing w:after="6" w:line="265" w:lineRule="auto"/>
        <w:ind w:left="87" w:right="31"/>
        <w:rPr>
          <w:ins w:id="238" w:author="Charlotte Wardell" w:date="2026-05-07T11:59:00Z" w16du:dateUtc="2026-05-07T01:59:00Z"/>
          <w:color w:val="5F5E5E"/>
        </w:rPr>
      </w:pPr>
    </w:p>
    <w:p w14:paraId="37332D4D" w14:textId="6C9D18DC" w:rsidR="0009051A" w:rsidDel="00753571" w:rsidRDefault="00000000" w:rsidP="00753571">
      <w:pPr>
        <w:spacing w:after="6" w:line="265" w:lineRule="auto"/>
        <w:ind w:left="77" w:right="31" w:firstLine="0"/>
        <w:rPr>
          <w:del w:id="239" w:author="Charlotte Wardell" w:date="2026-05-07T12:00:00Z" w16du:dateUtc="2026-05-07T02:00:00Z"/>
        </w:rPr>
        <w:pPrChange w:id="240" w:author="Charlotte Wardell" w:date="2026-05-07T12:00:00Z" w16du:dateUtc="2026-05-07T02:00:00Z">
          <w:pPr>
            <w:spacing w:after="6" w:line="265" w:lineRule="auto"/>
            <w:ind w:left="87" w:right="31"/>
          </w:pPr>
        </w:pPrChange>
      </w:pPr>
      <w:del w:id="241" w:author="Charlotte Wardell" w:date="2026-05-07T12:00:00Z" w16du:dateUtc="2026-05-07T02:00:00Z">
        <w:r w:rsidDel="00753571">
          <w:rPr>
            <w:color w:val="5F5E5E"/>
          </w:rPr>
          <w:delText xml:space="preserve"> a termination of account maybe triggered or a or suspension to review circumstances.  </w:delText>
        </w:r>
      </w:del>
    </w:p>
    <w:p w14:paraId="415DA4C3" w14:textId="759C44B4" w:rsidR="0009051A" w:rsidDel="00753571" w:rsidRDefault="00000000">
      <w:pPr>
        <w:spacing w:after="80" w:line="259" w:lineRule="auto"/>
        <w:ind w:left="77" w:firstLine="0"/>
        <w:rPr>
          <w:del w:id="242" w:author="Charlotte Wardell" w:date="2026-05-07T12:00:00Z" w16du:dateUtc="2026-05-07T02:00:00Z"/>
        </w:rPr>
      </w:pPr>
      <w:del w:id="243" w:author="Charlotte Wardell" w:date="2026-05-07T12:00:00Z" w16du:dateUtc="2026-05-07T02:00:00Z">
        <w:r w:rsidDel="00753571">
          <w:rPr>
            <w:color w:val="5F5E5E"/>
          </w:rPr>
          <w:delText xml:space="preserve"> </w:delText>
        </w:r>
      </w:del>
    </w:p>
    <w:p w14:paraId="408692C0" w14:textId="070497CB" w:rsidR="0009051A" w:rsidRDefault="00000000">
      <w:pPr>
        <w:spacing w:after="0" w:line="259" w:lineRule="auto"/>
        <w:ind w:left="77" w:firstLine="0"/>
      </w:pPr>
      <w:del w:id="244" w:author="Charlotte Wardell" w:date="2026-05-07T12:00:00Z" w16du:dateUtc="2026-05-07T02:00:00Z">
        <w:r w:rsidDel="00753571">
          <w:rPr>
            <w:color w:val="5F5E5E"/>
            <w:sz w:val="24"/>
          </w:rPr>
          <w:delText xml:space="preserve"> </w:delText>
        </w:r>
      </w:del>
    </w:p>
    <w:p w14:paraId="05B8954A" w14:textId="77777777" w:rsidR="0009051A" w:rsidRDefault="00000000">
      <w:pPr>
        <w:numPr>
          <w:ilvl w:val="0"/>
          <w:numId w:val="4"/>
        </w:numPr>
        <w:ind w:right="31" w:hanging="267"/>
      </w:pPr>
      <w:r>
        <w:t xml:space="preserve">Limitation of Liability </w:t>
      </w:r>
    </w:p>
    <w:p w14:paraId="1543DA94" w14:textId="1B0E53FD" w:rsidR="0009051A" w:rsidRDefault="00000000">
      <w:pPr>
        <w:spacing w:after="0"/>
        <w:ind w:left="87"/>
      </w:pPr>
      <w:r>
        <w:t>To the maximum extent permitted by law, You Mimic AI’s liability in connection with the services, deliverables, or these Terms of Business is limited to the amount paid by the Client for the specific services giving rise to the claim. You Mimic AI will not be liable for any indirect, incidental, special, consequential, or economic loss, including loss of profit, loss of revenue, loss of business opportunity, loss of goodwill,</w:t>
      </w:r>
      <w:ins w:id="245" w:author="Charlotte Wardell" w:date="2026-05-07T12:00:00Z" w16du:dateUtc="2026-05-07T02:00:00Z">
        <w:r w:rsidR="00753571">
          <w:t xml:space="preserve"> loss of data, reputational harm,</w:t>
        </w:r>
      </w:ins>
      <w:r>
        <w:t xml:space="preserve"> or loss arising from delays, outages, or failures of third-party providers, except to the extent caused by our own negligence</w:t>
      </w:r>
      <w:ins w:id="246" w:author="Charlotte Wardell" w:date="2026-05-07T12:00:00Z" w16du:dateUtc="2026-05-07T02:00:00Z">
        <w:r w:rsidR="00753571">
          <w:t>, breach of these terms,</w:t>
        </w:r>
      </w:ins>
      <w:r>
        <w:t xml:space="preserve"> or where liability cannot be excluded by law. </w:t>
      </w:r>
    </w:p>
    <w:p w14:paraId="67251710" w14:textId="77777777" w:rsidR="0009051A" w:rsidRDefault="00000000">
      <w:pPr>
        <w:spacing w:after="9" w:line="259" w:lineRule="auto"/>
        <w:ind w:left="77" w:firstLine="0"/>
        <w:rPr>
          <w:ins w:id="247" w:author="Charlotte Wardell" w:date="2026-05-07T12:01:00Z" w16du:dateUtc="2026-05-07T02:01:00Z"/>
        </w:rPr>
      </w:pPr>
      <w:r>
        <w:t xml:space="preserve"> </w:t>
      </w:r>
    </w:p>
    <w:p w14:paraId="0BA2F9A3" w14:textId="4E39AD91" w:rsidR="00753571" w:rsidRDefault="00753571">
      <w:pPr>
        <w:spacing w:after="9" w:line="259" w:lineRule="auto"/>
        <w:ind w:left="77" w:firstLine="0"/>
        <w:rPr>
          <w:ins w:id="248" w:author="Charlotte Wardell" w:date="2026-05-07T12:01:00Z" w16du:dateUtc="2026-05-07T02:01:00Z"/>
        </w:rPr>
      </w:pPr>
      <w:ins w:id="249" w:author="Charlotte Wardell" w:date="2026-05-07T12:01:00Z">
        <w:r w:rsidRPr="00753571">
          <w:t>Nothing in these Terms excludes, restricts or modifies any consumer guarantee, statutory right or liability that cannot be excluded, restricted or modified under the Australian Consumer Law or any other applicable law.</w:t>
        </w:r>
      </w:ins>
    </w:p>
    <w:p w14:paraId="76D3ABD2" w14:textId="77777777" w:rsidR="00753571" w:rsidRDefault="00753571">
      <w:pPr>
        <w:spacing w:after="9" w:line="259" w:lineRule="auto"/>
        <w:ind w:left="77" w:firstLine="0"/>
        <w:rPr>
          <w:ins w:id="250" w:author="Charlotte Wardell" w:date="2026-05-07T12:01:00Z" w16du:dateUtc="2026-05-07T02:01:00Z"/>
        </w:rPr>
      </w:pPr>
    </w:p>
    <w:p w14:paraId="378810FA" w14:textId="7287F8FE" w:rsidR="00753571" w:rsidRDefault="00753571">
      <w:pPr>
        <w:spacing w:after="9" w:line="259" w:lineRule="auto"/>
        <w:ind w:left="77" w:firstLine="0"/>
      </w:pPr>
      <w:ins w:id="251" w:author="Charlotte Wardell" w:date="2026-05-07T12:01:00Z">
        <w:r w:rsidRPr="00753571">
          <w:t>The Client indemnifies You Mimic AI against loss, claims, costs, expenses or liability arising from the Client’s breach of these Terms, unlawful use of the Services, failure to obtain required consent, infringement of third party rights, or misuse of an avatar or content, except to the extent caused by You Mimic AI’s negligence, breach of these Terms or breach of law.</w:t>
        </w:r>
      </w:ins>
    </w:p>
    <w:p w14:paraId="14F29C9A" w14:textId="77777777" w:rsidR="0009051A" w:rsidRDefault="00000000">
      <w:pPr>
        <w:spacing w:after="9" w:line="259" w:lineRule="auto"/>
        <w:ind w:left="77" w:firstLine="0"/>
      </w:pPr>
      <w:r>
        <w:rPr>
          <w:color w:val="FDAD00"/>
        </w:rPr>
        <w:t xml:space="preserve"> </w:t>
      </w:r>
    </w:p>
    <w:p w14:paraId="3A6E86FA" w14:textId="77777777" w:rsidR="0009051A" w:rsidRDefault="00000000">
      <w:pPr>
        <w:numPr>
          <w:ilvl w:val="0"/>
          <w:numId w:val="4"/>
        </w:numPr>
        <w:spacing w:after="225" w:line="265" w:lineRule="auto"/>
        <w:ind w:right="31" w:hanging="267"/>
      </w:pPr>
      <w:r>
        <w:rPr>
          <w:color w:val="5F5E5E"/>
        </w:rPr>
        <w:t xml:space="preserve">Good Faith and Non-Disparagement </w:t>
      </w:r>
    </w:p>
    <w:p w14:paraId="3D3D0627" w14:textId="0CBFB2E0" w:rsidR="0009051A" w:rsidRDefault="00000000">
      <w:pPr>
        <w:spacing w:after="6" w:line="265" w:lineRule="auto"/>
        <w:ind w:left="87" w:right="31"/>
        <w:rPr>
          <w:ins w:id="252" w:author="Charlotte Wardell" w:date="2026-05-07T12:01:00Z" w16du:dateUtc="2026-05-07T02:01:00Z"/>
          <w:color w:val="5F5E5E"/>
        </w:rPr>
      </w:pPr>
      <w:r>
        <w:rPr>
          <w:color w:val="5F5E5E"/>
        </w:rPr>
        <w:t xml:space="preserve">The parties agree to act in good faith and deal with each other professionally and respectfully throughout the engagement. If the engagement is terminated for any reason, neither party will make, publish, or communicate any false, misleading, defamatory, or </w:t>
      </w:r>
      <w:ins w:id="253" w:author="Charlotte Wardell" w:date="2026-05-07T12:06:00Z" w16du:dateUtc="2026-05-07T02:06:00Z">
        <w:r w:rsidR="004A5BFB">
          <w:rPr>
            <w:color w:val="5F5E5E"/>
          </w:rPr>
          <w:t>unlawful</w:t>
        </w:r>
      </w:ins>
      <w:ins w:id="254" w:author="Charlotte Wardell" w:date="2026-05-07T12:01:00Z" w16du:dateUtc="2026-05-07T02:01:00Z">
        <w:r w:rsidR="00753571">
          <w:rPr>
            <w:color w:val="5F5E5E"/>
          </w:rPr>
          <w:t xml:space="preserve"> </w:t>
        </w:r>
      </w:ins>
      <w:del w:id="255" w:author="Charlotte Wardell" w:date="2026-05-07T12:01:00Z" w16du:dateUtc="2026-05-07T02:01:00Z">
        <w:r w:rsidDel="00753571">
          <w:rPr>
            <w:color w:val="5F5E5E"/>
          </w:rPr>
          <w:delText xml:space="preserve">disparaging </w:delText>
        </w:r>
      </w:del>
      <w:r>
        <w:rPr>
          <w:color w:val="5F5E5E"/>
        </w:rPr>
        <w:t xml:space="preserve">statement about the other party, its personnel, services, or business reputation, including on social media, in public forums, or to clients, suppliers, or other industry contacts. </w:t>
      </w:r>
    </w:p>
    <w:p w14:paraId="7F5C3057" w14:textId="77777777" w:rsidR="00753571" w:rsidRDefault="00753571">
      <w:pPr>
        <w:spacing w:after="6" w:line="265" w:lineRule="auto"/>
        <w:ind w:left="87" w:right="31"/>
        <w:rPr>
          <w:ins w:id="256" w:author="Charlotte Wardell" w:date="2026-05-07T12:01:00Z" w16du:dateUtc="2026-05-07T02:01:00Z"/>
          <w:color w:val="5F5E5E"/>
        </w:rPr>
      </w:pPr>
    </w:p>
    <w:p w14:paraId="19E32072" w14:textId="198C4C8D" w:rsidR="00753571" w:rsidRDefault="004C552D">
      <w:pPr>
        <w:spacing w:after="6" w:line="265" w:lineRule="auto"/>
        <w:ind w:left="87" w:right="31"/>
      </w:pPr>
      <w:ins w:id="257" w:author="Charlotte Wardell" w:date="2026-05-07T12:04:00Z">
        <w:r w:rsidRPr="004C552D">
          <w:t>This clause does not prevent either party from making truthful or legally protected statements, seeking legal advice, raising a regulator complaint, or doing anything permitted or required by law.</w:t>
        </w:r>
      </w:ins>
    </w:p>
    <w:p w14:paraId="6921DE22" w14:textId="77777777" w:rsidR="0009051A" w:rsidRDefault="00000000">
      <w:pPr>
        <w:spacing w:after="9" w:line="259" w:lineRule="auto"/>
        <w:ind w:left="77" w:firstLine="0"/>
      </w:pPr>
      <w:r>
        <w:rPr>
          <w:color w:val="5F5E5E"/>
        </w:rPr>
        <w:t xml:space="preserve"> </w:t>
      </w:r>
    </w:p>
    <w:p w14:paraId="5353A1A1" w14:textId="77777777" w:rsidR="0009051A" w:rsidRDefault="00000000">
      <w:pPr>
        <w:numPr>
          <w:ilvl w:val="0"/>
          <w:numId w:val="4"/>
        </w:numPr>
        <w:spacing w:after="6" w:line="265" w:lineRule="auto"/>
        <w:ind w:right="31" w:hanging="267"/>
      </w:pPr>
      <w:r>
        <w:rPr>
          <w:color w:val="5F5E5E"/>
        </w:rPr>
        <w:t xml:space="preserve">Confidentiality   </w:t>
      </w:r>
    </w:p>
    <w:p w14:paraId="4A6C912D" w14:textId="77777777" w:rsidR="0009051A" w:rsidRDefault="00000000">
      <w:pPr>
        <w:spacing w:after="9" w:line="259" w:lineRule="auto"/>
        <w:ind w:left="77" w:firstLine="0"/>
      </w:pPr>
      <w:r>
        <w:rPr>
          <w:color w:val="5F5E5E"/>
        </w:rPr>
        <w:t xml:space="preserve"> </w:t>
      </w:r>
    </w:p>
    <w:p w14:paraId="420A5692" w14:textId="355C8CF1" w:rsidR="0009051A" w:rsidRDefault="00000000">
      <w:pPr>
        <w:spacing w:after="224" w:line="265" w:lineRule="auto"/>
        <w:ind w:left="87" w:right="31"/>
      </w:pPr>
      <w:r>
        <w:rPr>
          <w:color w:val="5F5E5E"/>
        </w:rPr>
        <w:lastRenderedPageBreak/>
        <w:t>Both parties agree to keep confidential all non-public information shared in connection with the engagement, including business information, scripts, data, internal materials, commercial terms,</w:t>
      </w:r>
      <w:ins w:id="258" w:author="Charlotte Wardell" w:date="2026-05-07T12:02:00Z" w16du:dateUtc="2026-05-07T02:02:00Z">
        <w:r w:rsidR="00753571">
          <w:rPr>
            <w:color w:val="5F5E5E"/>
          </w:rPr>
          <w:t xml:space="preserve"> avatar assets, technical information</w:t>
        </w:r>
      </w:ins>
      <w:r>
        <w:rPr>
          <w:color w:val="5F5E5E"/>
        </w:rPr>
        <w:t xml:space="preserve"> and any other sensitive or proprietary content.  </w:t>
      </w:r>
    </w:p>
    <w:p w14:paraId="21A7F61C" w14:textId="77777777" w:rsidR="0009051A" w:rsidRDefault="00000000">
      <w:pPr>
        <w:spacing w:after="6" w:line="265" w:lineRule="auto"/>
        <w:ind w:left="87" w:right="31"/>
        <w:rPr>
          <w:ins w:id="259" w:author="Charlotte Wardell" w:date="2026-05-07T12:03:00Z" w16du:dateUtc="2026-05-07T02:03:00Z"/>
          <w:color w:val="5F5E5E"/>
        </w:rPr>
      </w:pPr>
      <w:r>
        <w:rPr>
          <w:color w:val="5F5E5E"/>
        </w:rPr>
        <w:t>Neither party may disclose or use such information for any purpose outside the agreed services, except where required by law or with prior written consent from the other party.</w:t>
      </w:r>
    </w:p>
    <w:p w14:paraId="5A3898DC" w14:textId="77777777" w:rsidR="00753571" w:rsidRDefault="00753571" w:rsidP="00753571">
      <w:pPr>
        <w:spacing w:after="6" w:line="265" w:lineRule="auto"/>
        <w:ind w:left="87" w:right="31"/>
        <w:rPr>
          <w:ins w:id="260" w:author="Charlotte Wardell" w:date="2026-05-07T12:03:00Z" w16du:dateUtc="2026-05-07T02:03:00Z"/>
          <w:b/>
          <w:bCs/>
          <w:color w:val="5F5E5E"/>
        </w:rPr>
      </w:pPr>
    </w:p>
    <w:p w14:paraId="7B492D22" w14:textId="754FE873" w:rsidR="00753571" w:rsidRDefault="004C552D">
      <w:pPr>
        <w:spacing w:after="6" w:line="265" w:lineRule="auto"/>
        <w:ind w:left="87" w:right="31"/>
        <w:rPr>
          <w:ins w:id="261" w:author="Charlotte Wardell" w:date="2026-05-07T12:02:00Z" w16du:dateUtc="2026-05-07T02:02:00Z"/>
          <w:color w:val="5F5E5E"/>
        </w:rPr>
      </w:pPr>
      <w:ins w:id="262" w:author="Charlotte Wardell" w:date="2026-05-07T12:04:00Z">
        <w:r w:rsidRPr="004C552D">
          <w:rPr>
            <w:color w:val="5F5E5E"/>
          </w:rPr>
          <w:t>Confidentiality obligations do not apply to information that is public through no breach of these Terms, or that a party can show it lawfully knew, developed or received without confidentiality restrictions.</w:t>
        </w:r>
      </w:ins>
    </w:p>
    <w:p w14:paraId="440F8165" w14:textId="77777777" w:rsidR="00753571" w:rsidRDefault="00753571">
      <w:pPr>
        <w:spacing w:after="6" w:line="265" w:lineRule="auto"/>
        <w:ind w:left="87" w:right="31"/>
      </w:pPr>
    </w:p>
    <w:p w14:paraId="43994632" w14:textId="77777777" w:rsidR="0009051A" w:rsidRDefault="00000000">
      <w:pPr>
        <w:spacing w:after="378" w:line="372" w:lineRule="auto"/>
        <w:ind w:left="-5"/>
      </w:pPr>
      <w:r>
        <w:rPr>
          <w:color w:val="111111"/>
          <w:sz w:val="20"/>
        </w:rPr>
        <w:t>The above terms of business are agreed to by the following parties.</w:t>
      </w:r>
      <w:r>
        <w:rPr>
          <w:b/>
          <w:color w:val="111111"/>
          <w:sz w:val="20"/>
        </w:rPr>
        <w:t xml:space="preserve"> </w:t>
      </w:r>
    </w:p>
    <w:p w14:paraId="6A26C494" w14:textId="77777777" w:rsidR="0009051A" w:rsidRDefault="00000000">
      <w:pPr>
        <w:spacing w:after="114" w:line="259" w:lineRule="auto"/>
        <w:ind w:left="-5" w:right="1526"/>
      </w:pPr>
      <w:r>
        <w:rPr>
          <w:b/>
          <w:color w:val="111111"/>
          <w:sz w:val="20"/>
        </w:rPr>
        <w:t xml:space="preserve">Client/Customer: </w:t>
      </w:r>
    </w:p>
    <w:p w14:paraId="6C50487D" w14:textId="77777777" w:rsidR="0009051A" w:rsidRDefault="00000000">
      <w:pPr>
        <w:spacing w:after="114" w:line="259" w:lineRule="auto"/>
        <w:ind w:left="0" w:firstLine="0"/>
      </w:pPr>
      <w:r>
        <w:rPr>
          <w:b/>
          <w:color w:val="111111"/>
          <w:sz w:val="20"/>
        </w:rPr>
        <w:t xml:space="preserve"> </w:t>
      </w:r>
    </w:p>
    <w:p w14:paraId="5EF9E4BC" w14:textId="77777777" w:rsidR="0009051A" w:rsidRDefault="00000000">
      <w:pPr>
        <w:tabs>
          <w:tab w:val="center" w:pos="1680"/>
          <w:tab w:val="center" w:pos="2240"/>
          <w:tab w:val="center" w:pos="2800"/>
          <w:tab w:val="center" w:pos="3360"/>
        </w:tabs>
        <w:spacing w:after="114" w:line="259" w:lineRule="auto"/>
        <w:ind w:left="-15" w:firstLine="0"/>
      </w:pPr>
      <w:r>
        <w:rPr>
          <w:b/>
          <w:color w:val="111111"/>
          <w:sz w:val="20"/>
        </w:rPr>
        <w:t xml:space="preserve">Signature: </w:t>
      </w:r>
      <w:r>
        <w:rPr>
          <w:b/>
          <w:color w:val="111111"/>
          <w:sz w:val="20"/>
          <w:u w:val="single" w:color="111111"/>
        </w:rPr>
        <w:t xml:space="preserve">  </w:t>
      </w:r>
      <w:r>
        <w:rPr>
          <w:b/>
          <w:color w:val="111111"/>
          <w:sz w:val="20"/>
          <w:u w:val="single" w:color="111111"/>
        </w:rPr>
        <w:tab/>
        <w:t xml:space="preserve"> </w:t>
      </w:r>
      <w:r>
        <w:rPr>
          <w:b/>
          <w:color w:val="111111"/>
          <w:sz w:val="20"/>
          <w:u w:val="single" w:color="111111"/>
        </w:rPr>
        <w:tab/>
        <w:t xml:space="preserve"> </w:t>
      </w:r>
      <w:r>
        <w:rPr>
          <w:b/>
          <w:color w:val="111111"/>
          <w:sz w:val="20"/>
          <w:u w:val="single" w:color="111111"/>
        </w:rPr>
        <w:tab/>
        <w:t xml:space="preserve"> </w:t>
      </w:r>
      <w:r>
        <w:rPr>
          <w:b/>
          <w:color w:val="111111"/>
          <w:sz w:val="20"/>
          <w:u w:val="single" w:color="111111"/>
        </w:rPr>
        <w:tab/>
      </w:r>
      <w:r>
        <w:rPr>
          <w:b/>
          <w:color w:val="111111"/>
          <w:sz w:val="20"/>
        </w:rPr>
        <w:t xml:space="preserve"> </w:t>
      </w:r>
    </w:p>
    <w:p w14:paraId="33C8EDC5" w14:textId="77777777" w:rsidR="0009051A" w:rsidRDefault="00000000">
      <w:pPr>
        <w:spacing w:after="109" w:line="265" w:lineRule="auto"/>
        <w:ind w:left="-5"/>
      </w:pPr>
      <w:r>
        <w:rPr>
          <w:b/>
          <w:color w:val="111111"/>
          <w:sz w:val="20"/>
        </w:rPr>
        <w:t xml:space="preserve">Organisation </w:t>
      </w:r>
      <w:r>
        <w:rPr>
          <w:color w:val="111111"/>
          <w:sz w:val="20"/>
        </w:rPr>
        <w:t>(if applicable)</w:t>
      </w:r>
      <w:r>
        <w:rPr>
          <w:b/>
          <w:color w:val="111111"/>
          <w:sz w:val="20"/>
        </w:rPr>
        <w:t xml:space="preserve">: </w:t>
      </w:r>
    </w:p>
    <w:p w14:paraId="3E566081" w14:textId="77777777" w:rsidR="0009051A" w:rsidRDefault="00000000">
      <w:pPr>
        <w:spacing w:after="114" w:line="259" w:lineRule="auto"/>
        <w:ind w:left="-5" w:right="1526"/>
      </w:pPr>
      <w:r>
        <w:rPr>
          <w:b/>
          <w:color w:val="111111"/>
          <w:sz w:val="20"/>
        </w:rPr>
        <w:t xml:space="preserve">Avatar: </w:t>
      </w:r>
    </w:p>
    <w:p w14:paraId="12C108B6" w14:textId="77777777" w:rsidR="0009051A" w:rsidRDefault="00000000">
      <w:pPr>
        <w:spacing w:after="114" w:line="259" w:lineRule="auto"/>
        <w:ind w:left="0" w:firstLine="0"/>
      </w:pPr>
      <w:r>
        <w:rPr>
          <w:b/>
          <w:color w:val="111111"/>
          <w:sz w:val="20"/>
        </w:rPr>
        <w:t xml:space="preserve"> </w:t>
      </w:r>
    </w:p>
    <w:p w14:paraId="1277EB69" w14:textId="77777777" w:rsidR="0009051A" w:rsidRDefault="00000000">
      <w:pPr>
        <w:spacing w:after="114" w:line="259" w:lineRule="auto"/>
        <w:ind w:left="-5" w:right="1526"/>
      </w:pPr>
      <w:r>
        <w:rPr>
          <w:b/>
          <w:color w:val="111111"/>
          <w:sz w:val="20"/>
        </w:rPr>
        <w:t xml:space="preserve">Name: </w:t>
      </w:r>
    </w:p>
    <w:p w14:paraId="1D8EE4F4" w14:textId="77777777" w:rsidR="0009051A" w:rsidRDefault="00000000">
      <w:pPr>
        <w:spacing w:after="114" w:line="259" w:lineRule="auto"/>
        <w:ind w:left="-5" w:right="1526"/>
      </w:pPr>
      <w:r>
        <w:rPr>
          <w:b/>
          <w:color w:val="111111"/>
          <w:sz w:val="20"/>
        </w:rPr>
        <w:t xml:space="preserve">Position: </w:t>
      </w:r>
    </w:p>
    <w:p w14:paraId="0DF214E6" w14:textId="77777777" w:rsidR="0009051A" w:rsidRDefault="00000000">
      <w:pPr>
        <w:spacing w:after="114" w:line="259" w:lineRule="auto"/>
        <w:ind w:left="-5" w:right="1526"/>
      </w:pPr>
      <w:r>
        <w:rPr>
          <w:b/>
          <w:color w:val="111111"/>
          <w:sz w:val="20"/>
        </w:rPr>
        <w:t>Date:</w:t>
      </w:r>
      <w:r>
        <w:rPr>
          <w:color w:val="111111"/>
          <w:sz w:val="20"/>
        </w:rPr>
        <w:t xml:space="preserve"> </w:t>
      </w:r>
    </w:p>
    <w:p w14:paraId="1B186E22" w14:textId="77777777" w:rsidR="0009051A" w:rsidRDefault="00000000">
      <w:pPr>
        <w:spacing w:after="114" w:line="259" w:lineRule="auto"/>
        <w:ind w:left="0" w:firstLine="0"/>
      </w:pPr>
      <w:r>
        <w:rPr>
          <w:color w:val="111111"/>
          <w:sz w:val="20"/>
        </w:rPr>
        <w:t xml:space="preserve"> </w:t>
      </w:r>
    </w:p>
    <w:p w14:paraId="1345D922" w14:textId="77777777" w:rsidR="0009051A" w:rsidRDefault="00000000">
      <w:pPr>
        <w:spacing w:after="492" w:line="259" w:lineRule="auto"/>
        <w:ind w:left="0" w:firstLine="0"/>
      </w:pPr>
      <w:r>
        <w:rPr>
          <w:color w:val="111111"/>
          <w:sz w:val="20"/>
        </w:rPr>
        <w:t xml:space="preserve"> </w:t>
      </w:r>
    </w:p>
    <w:p w14:paraId="79A7AB77" w14:textId="77777777" w:rsidR="0009051A" w:rsidRDefault="00000000">
      <w:pPr>
        <w:spacing w:after="114" w:line="259" w:lineRule="auto"/>
        <w:ind w:left="0" w:firstLine="0"/>
      </w:pPr>
      <w:r>
        <w:rPr>
          <w:color w:val="111111"/>
          <w:sz w:val="20"/>
        </w:rPr>
        <w:t xml:space="preserve"> </w:t>
      </w:r>
    </w:p>
    <w:p w14:paraId="3069E453" w14:textId="77777777" w:rsidR="0009051A" w:rsidRDefault="00000000">
      <w:pPr>
        <w:spacing w:after="114" w:line="259" w:lineRule="auto"/>
        <w:ind w:left="-5" w:right="1526"/>
      </w:pPr>
      <w:r>
        <w:rPr>
          <w:b/>
          <w:color w:val="111111"/>
          <w:sz w:val="20"/>
        </w:rPr>
        <w:t>and</w:t>
      </w:r>
      <w:r>
        <w:rPr>
          <w:color w:val="111111"/>
          <w:sz w:val="20"/>
        </w:rPr>
        <w:t xml:space="preserve"> </w:t>
      </w:r>
    </w:p>
    <w:p w14:paraId="696913CD" w14:textId="77777777" w:rsidR="0009051A" w:rsidRDefault="00000000">
      <w:pPr>
        <w:spacing w:after="114" w:line="259" w:lineRule="auto"/>
        <w:ind w:left="0" w:firstLine="0"/>
      </w:pPr>
      <w:r>
        <w:rPr>
          <w:color w:val="111111"/>
          <w:sz w:val="20"/>
        </w:rPr>
        <w:t xml:space="preserve"> </w:t>
      </w:r>
    </w:p>
    <w:p w14:paraId="7F297C88" w14:textId="77777777" w:rsidR="0009051A" w:rsidRDefault="00000000">
      <w:pPr>
        <w:spacing w:after="1248" w:line="259" w:lineRule="auto"/>
        <w:ind w:left="0" w:firstLine="0"/>
      </w:pPr>
      <w:r>
        <w:rPr>
          <w:color w:val="111111"/>
          <w:sz w:val="20"/>
        </w:rPr>
        <w:t xml:space="preserve"> </w:t>
      </w:r>
    </w:p>
    <w:p w14:paraId="759B5E2C" w14:textId="77777777" w:rsidR="0009051A" w:rsidRDefault="00000000">
      <w:pPr>
        <w:spacing w:after="114" w:line="259" w:lineRule="auto"/>
        <w:ind w:left="-5" w:right="1526"/>
      </w:pPr>
      <w:r>
        <w:rPr>
          <w:b/>
          <w:color w:val="111111"/>
          <w:sz w:val="20"/>
        </w:rPr>
        <w:t xml:space="preserve">You Mimic Pty Ltd: </w:t>
      </w:r>
    </w:p>
    <w:p w14:paraId="6478A60F" w14:textId="77777777" w:rsidR="0009051A" w:rsidRDefault="00000000">
      <w:pPr>
        <w:spacing w:after="109" w:line="265" w:lineRule="auto"/>
        <w:ind w:left="-5"/>
      </w:pPr>
      <w:r>
        <w:rPr>
          <w:color w:val="111111"/>
          <w:sz w:val="20"/>
        </w:rPr>
        <w:t>ABN: 396 955 636 27</w:t>
      </w:r>
      <w:r>
        <w:rPr>
          <w:b/>
          <w:color w:val="111111"/>
          <w:sz w:val="20"/>
        </w:rPr>
        <w:t xml:space="preserve"> </w:t>
      </w:r>
    </w:p>
    <w:p w14:paraId="038772D5" w14:textId="77777777" w:rsidR="0009051A" w:rsidRDefault="00000000">
      <w:pPr>
        <w:spacing w:after="114" w:line="259" w:lineRule="auto"/>
        <w:ind w:left="0" w:right="1526" w:firstLine="0"/>
      </w:pPr>
      <w:r>
        <w:rPr>
          <w:noProof/>
          <w:color w:val="000000"/>
          <w:sz w:val="22"/>
        </w:rPr>
        <mc:AlternateContent>
          <mc:Choice Requires="wpg">
            <w:drawing>
              <wp:anchor distT="0" distB="0" distL="114300" distR="114300" simplePos="0" relativeHeight="251661312" behindDoc="0" locked="0" layoutInCell="1" allowOverlap="1" wp14:anchorId="2363B145" wp14:editId="42947956">
                <wp:simplePos x="0" y="0"/>
                <wp:positionH relativeFrom="column">
                  <wp:posOffset>644525</wp:posOffset>
                </wp:positionH>
                <wp:positionV relativeFrom="paragraph">
                  <wp:posOffset>74605</wp:posOffset>
                </wp:positionV>
                <wp:extent cx="1489075" cy="366193"/>
                <wp:effectExtent l="0" t="0" r="0" b="0"/>
                <wp:wrapSquare wrapText="bothSides"/>
                <wp:docPr id="3006" name="Group 3006"/>
                <wp:cNvGraphicFramePr/>
                <a:graphic xmlns:a="http://schemas.openxmlformats.org/drawingml/2006/main">
                  <a:graphicData uri="http://schemas.microsoft.com/office/word/2010/wordprocessingGroup">
                    <wpg:wgp>
                      <wpg:cNvGrpSpPr/>
                      <wpg:grpSpPr>
                        <a:xfrm>
                          <a:off x="0" y="0"/>
                          <a:ext cx="1489075" cy="366193"/>
                          <a:chOff x="0" y="0"/>
                          <a:chExt cx="1489075" cy="366193"/>
                        </a:xfrm>
                      </wpg:grpSpPr>
                      <wps:wsp>
                        <wps:cNvPr id="235" name="Rectangle 235"/>
                        <wps:cNvSpPr/>
                        <wps:spPr>
                          <a:xfrm>
                            <a:off x="422275" y="165426"/>
                            <a:ext cx="49997" cy="230732"/>
                          </a:xfrm>
                          <a:prstGeom prst="rect">
                            <a:avLst/>
                          </a:prstGeom>
                          <a:ln>
                            <a:noFill/>
                          </a:ln>
                        </wps:spPr>
                        <wps:txbx>
                          <w:txbxContent>
                            <w:p w14:paraId="79010672" w14:textId="77777777" w:rsidR="0009051A" w:rsidRDefault="00000000">
                              <w:pPr>
                                <w:spacing w:after="160" w:line="259" w:lineRule="auto"/>
                                <w:ind w:left="0" w:firstLine="0"/>
                              </w:pPr>
                              <w:r>
                                <w:rPr>
                                  <w:b/>
                                  <w:color w:val="111111"/>
                                  <w:sz w:val="20"/>
                                </w:rPr>
                                <w:t xml:space="preserve"> </w:t>
                              </w:r>
                            </w:p>
                          </w:txbxContent>
                        </wps:txbx>
                        <wps:bodyPr horzOverflow="overflow" vert="horz" lIns="0" tIns="0" rIns="0" bIns="0" rtlCol="0">
                          <a:noAutofit/>
                        </wps:bodyPr>
                      </wps:wsp>
                      <wps:wsp>
                        <wps:cNvPr id="236" name="Rectangle 236"/>
                        <wps:cNvSpPr/>
                        <wps:spPr>
                          <a:xfrm>
                            <a:off x="777875" y="165426"/>
                            <a:ext cx="49997" cy="230732"/>
                          </a:xfrm>
                          <a:prstGeom prst="rect">
                            <a:avLst/>
                          </a:prstGeom>
                          <a:ln>
                            <a:noFill/>
                          </a:ln>
                        </wps:spPr>
                        <wps:txbx>
                          <w:txbxContent>
                            <w:p w14:paraId="2A51CBCD" w14:textId="77777777" w:rsidR="0009051A" w:rsidRDefault="00000000">
                              <w:pPr>
                                <w:spacing w:after="160" w:line="259" w:lineRule="auto"/>
                                <w:ind w:left="0" w:firstLine="0"/>
                              </w:pPr>
                              <w:r>
                                <w:rPr>
                                  <w:b/>
                                  <w:color w:val="111111"/>
                                  <w:sz w:val="20"/>
                                </w:rPr>
                                <w:t xml:space="preserve"> </w:t>
                              </w:r>
                            </w:p>
                          </w:txbxContent>
                        </wps:txbx>
                        <wps:bodyPr horzOverflow="overflow" vert="horz" lIns="0" tIns="0" rIns="0" bIns="0" rtlCol="0">
                          <a:noAutofit/>
                        </wps:bodyPr>
                      </wps:wsp>
                      <wps:wsp>
                        <wps:cNvPr id="237" name="Rectangle 237"/>
                        <wps:cNvSpPr/>
                        <wps:spPr>
                          <a:xfrm>
                            <a:off x="1133475" y="165426"/>
                            <a:ext cx="49997" cy="230732"/>
                          </a:xfrm>
                          <a:prstGeom prst="rect">
                            <a:avLst/>
                          </a:prstGeom>
                          <a:ln>
                            <a:noFill/>
                          </a:ln>
                        </wps:spPr>
                        <wps:txbx>
                          <w:txbxContent>
                            <w:p w14:paraId="014077CD" w14:textId="77777777" w:rsidR="0009051A" w:rsidRDefault="00000000">
                              <w:pPr>
                                <w:spacing w:after="160" w:line="259" w:lineRule="auto"/>
                                <w:ind w:left="0" w:firstLine="0"/>
                              </w:pPr>
                              <w:r>
                                <w:rPr>
                                  <w:b/>
                                  <w:color w:val="111111"/>
                                  <w:sz w:val="20"/>
                                </w:rPr>
                                <w:t xml:space="preserve"> </w:t>
                              </w:r>
                            </w:p>
                          </w:txbxContent>
                        </wps:txbx>
                        <wps:bodyPr horzOverflow="overflow" vert="horz" lIns="0" tIns="0" rIns="0" bIns="0" rtlCol="0">
                          <a:noAutofit/>
                        </wps:bodyPr>
                      </wps:wsp>
                      <wps:wsp>
                        <wps:cNvPr id="247" name="Shape 247"/>
                        <wps:cNvSpPr/>
                        <wps:spPr>
                          <a:xfrm>
                            <a:off x="0" y="310419"/>
                            <a:ext cx="1489075" cy="0"/>
                          </a:xfrm>
                          <a:custGeom>
                            <a:avLst/>
                            <a:gdLst/>
                            <a:ahLst/>
                            <a:cxnLst/>
                            <a:rect l="0" t="0" r="0" b="0"/>
                            <a:pathLst>
                              <a:path w="1489075">
                                <a:moveTo>
                                  <a:pt x="0" y="0"/>
                                </a:moveTo>
                                <a:lnTo>
                                  <a:pt x="1489075" y="0"/>
                                </a:lnTo>
                              </a:path>
                            </a:pathLst>
                          </a:custGeom>
                          <a:ln w="6350" cap="flat">
                            <a:miter lim="127000"/>
                          </a:ln>
                        </wps:spPr>
                        <wps:style>
                          <a:lnRef idx="1">
                            <a:srgbClr val="111111"/>
                          </a:lnRef>
                          <a:fillRef idx="0">
                            <a:srgbClr val="000000">
                              <a:alpha val="0"/>
                            </a:srgbClr>
                          </a:fillRef>
                          <a:effectRef idx="0">
                            <a:scrgbClr r="0" g="0" b="0"/>
                          </a:effectRef>
                          <a:fontRef idx="none"/>
                        </wps:style>
                        <wps:bodyPr/>
                      </wps:wsp>
                      <wps:wsp>
                        <wps:cNvPr id="293" name="Shape 293"/>
                        <wps:cNvSpPr/>
                        <wps:spPr>
                          <a:xfrm>
                            <a:off x="133144" y="160262"/>
                            <a:ext cx="87751" cy="161230"/>
                          </a:xfrm>
                          <a:custGeom>
                            <a:avLst/>
                            <a:gdLst/>
                            <a:ahLst/>
                            <a:cxnLst/>
                            <a:rect l="0" t="0" r="0" b="0"/>
                            <a:pathLst>
                              <a:path w="87751" h="161230">
                                <a:moveTo>
                                  <a:pt x="87751" y="0"/>
                                </a:moveTo>
                                <a:lnTo>
                                  <a:pt x="87751" y="22527"/>
                                </a:lnTo>
                                <a:lnTo>
                                  <a:pt x="87443" y="23462"/>
                                </a:lnTo>
                                <a:cubicBezTo>
                                  <a:pt x="86109" y="27560"/>
                                  <a:pt x="84567" y="32345"/>
                                  <a:pt x="82756" y="37986"/>
                                </a:cubicBezTo>
                                <a:cubicBezTo>
                                  <a:pt x="81359" y="42335"/>
                                  <a:pt x="79390" y="49303"/>
                                  <a:pt x="78379" y="53467"/>
                                </a:cubicBezTo>
                                <a:cubicBezTo>
                                  <a:pt x="77370" y="57633"/>
                                  <a:pt x="76088" y="62629"/>
                                  <a:pt x="75532" y="64571"/>
                                </a:cubicBezTo>
                                <a:cubicBezTo>
                                  <a:pt x="74977" y="66514"/>
                                  <a:pt x="74553" y="68134"/>
                                  <a:pt x="74590" y="68170"/>
                                </a:cubicBezTo>
                                <a:cubicBezTo>
                                  <a:pt x="74626" y="68207"/>
                                  <a:pt x="77839" y="66136"/>
                                  <a:pt x="81728" y="63567"/>
                                </a:cubicBezTo>
                                <a:lnTo>
                                  <a:pt x="87751" y="59664"/>
                                </a:lnTo>
                                <a:lnTo>
                                  <a:pt x="87751" y="68519"/>
                                </a:lnTo>
                                <a:lnTo>
                                  <a:pt x="78510" y="74499"/>
                                </a:lnTo>
                                <a:lnTo>
                                  <a:pt x="71274" y="79277"/>
                                </a:lnTo>
                                <a:lnTo>
                                  <a:pt x="70183" y="83621"/>
                                </a:lnTo>
                                <a:cubicBezTo>
                                  <a:pt x="68283" y="91184"/>
                                  <a:pt x="65117" y="104330"/>
                                  <a:pt x="63862" y="109874"/>
                                </a:cubicBezTo>
                                <a:cubicBezTo>
                                  <a:pt x="61045" y="122307"/>
                                  <a:pt x="60101" y="125271"/>
                                  <a:pt x="56505" y="132978"/>
                                </a:cubicBezTo>
                                <a:cubicBezTo>
                                  <a:pt x="55303" y="135550"/>
                                  <a:pt x="54826" y="136260"/>
                                  <a:pt x="54289" y="136260"/>
                                </a:cubicBezTo>
                                <a:cubicBezTo>
                                  <a:pt x="53303" y="136260"/>
                                  <a:pt x="53384" y="135248"/>
                                  <a:pt x="54953" y="128008"/>
                                </a:cubicBezTo>
                                <a:cubicBezTo>
                                  <a:pt x="55693" y="124586"/>
                                  <a:pt x="57126" y="116675"/>
                                  <a:pt x="58135" y="110428"/>
                                </a:cubicBezTo>
                                <a:cubicBezTo>
                                  <a:pt x="59144" y="104181"/>
                                  <a:pt x="60582" y="96055"/>
                                  <a:pt x="61330" y="92366"/>
                                </a:cubicBezTo>
                                <a:cubicBezTo>
                                  <a:pt x="62078" y="88680"/>
                                  <a:pt x="62643" y="85615"/>
                                  <a:pt x="62584" y="85558"/>
                                </a:cubicBezTo>
                                <a:cubicBezTo>
                                  <a:pt x="62526" y="85499"/>
                                  <a:pt x="60217" y="87079"/>
                                  <a:pt x="57452" y="89071"/>
                                </a:cubicBezTo>
                                <a:cubicBezTo>
                                  <a:pt x="41084" y="100855"/>
                                  <a:pt x="26018" y="113028"/>
                                  <a:pt x="18610" y="120452"/>
                                </a:cubicBezTo>
                                <a:cubicBezTo>
                                  <a:pt x="12215" y="126860"/>
                                  <a:pt x="7932" y="133541"/>
                                  <a:pt x="6647" y="139120"/>
                                </a:cubicBezTo>
                                <a:cubicBezTo>
                                  <a:pt x="5117" y="145753"/>
                                  <a:pt x="9585" y="150919"/>
                                  <a:pt x="18917" y="153308"/>
                                </a:cubicBezTo>
                                <a:cubicBezTo>
                                  <a:pt x="24343" y="154697"/>
                                  <a:pt x="28222" y="154845"/>
                                  <a:pt x="39469" y="154094"/>
                                </a:cubicBezTo>
                                <a:cubicBezTo>
                                  <a:pt x="51533" y="153288"/>
                                  <a:pt x="53090" y="153108"/>
                                  <a:pt x="64375" y="151206"/>
                                </a:cubicBezTo>
                                <a:cubicBezTo>
                                  <a:pt x="73200" y="149720"/>
                                  <a:pt x="78559" y="148763"/>
                                  <a:pt x="83765" y="147592"/>
                                </a:cubicBezTo>
                                <a:lnTo>
                                  <a:pt x="87751" y="146534"/>
                                </a:lnTo>
                                <a:lnTo>
                                  <a:pt x="87751" y="153315"/>
                                </a:lnTo>
                                <a:lnTo>
                                  <a:pt x="70138" y="156964"/>
                                </a:lnTo>
                                <a:cubicBezTo>
                                  <a:pt x="62516" y="158319"/>
                                  <a:pt x="55189" y="159415"/>
                                  <a:pt x="50744" y="159792"/>
                                </a:cubicBezTo>
                                <a:cubicBezTo>
                                  <a:pt x="33775" y="161230"/>
                                  <a:pt x="24816" y="161153"/>
                                  <a:pt x="18435" y="159515"/>
                                </a:cubicBezTo>
                                <a:cubicBezTo>
                                  <a:pt x="14168" y="158420"/>
                                  <a:pt x="8991" y="156149"/>
                                  <a:pt x="6797" y="154412"/>
                                </a:cubicBezTo>
                                <a:cubicBezTo>
                                  <a:pt x="5241" y="153180"/>
                                  <a:pt x="2451" y="149716"/>
                                  <a:pt x="1528" y="147870"/>
                                </a:cubicBezTo>
                                <a:cubicBezTo>
                                  <a:pt x="531" y="145876"/>
                                  <a:pt x="0" y="141601"/>
                                  <a:pt x="443" y="139120"/>
                                </a:cubicBezTo>
                                <a:cubicBezTo>
                                  <a:pt x="1228" y="134717"/>
                                  <a:pt x="3994" y="128733"/>
                                  <a:pt x="7600" y="123639"/>
                                </a:cubicBezTo>
                                <a:cubicBezTo>
                                  <a:pt x="14320" y="114143"/>
                                  <a:pt x="36780" y="94929"/>
                                  <a:pt x="62433" y="76732"/>
                                </a:cubicBezTo>
                                <a:cubicBezTo>
                                  <a:pt x="65194" y="74773"/>
                                  <a:pt x="65402" y="74540"/>
                                  <a:pt x="65861" y="72891"/>
                                </a:cubicBezTo>
                                <a:cubicBezTo>
                                  <a:pt x="66315" y="71262"/>
                                  <a:pt x="68802" y="62086"/>
                                  <a:pt x="69940" y="57843"/>
                                </a:cubicBezTo>
                                <a:cubicBezTo>
                                  <a:pt x="70213" y="56825"/>
                                  <a:pt x="71119" y="53115"/>
                                  <a:pt x="71954" y="49598"/>
                                </a:cubicBezTo>
                                <a:cubicBezTo>
                                  <a:pt x="73601" y="42659"/>
                                  <a:pt x="73496" y="43025"/>
                                  <a:pt x="76435" y="33948"/>
                                </a:cubicBezTo>
                                <a:cubicBezTo>
                                  <a:pt x="77544" y="30524"/>
                                  <a:pt x="79687" y="23860"/>
                                  <a:pt x="81200" y="19139"/>
                                </a:cubicBezTo>
                                <a:cubicBezTo>
                                  <a:pt x="83183" y="12951"/>
                                  <a:pt x="84378" y="9268"/>
                                  <a:pt x="85422" y="6252"/>
                                </a:cubicBezTo>
                                <a:lnTo>
                                  <a:pt x="8775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 name="Shape 294"/>
                        <wps:cNvSpPr/>
                        <wps:spPr>
                          <a:xfrm>
                            <a:off x="220895" y="297611"/>
                            <a:ext cx="30849" cy="15965"/>
                          </a:xfrm>
                          <a:custGeom>
                            <a:avLst/>
                            <a:gdLst/>
                            <a:ahLst/>
                            <a:cxnLst/>
                            <a:rect l="0" t="0" r="0" b="0"/>
                            <a:pathLst>
                              <a:path w="30849" h="15965">
                                <a:moveTo>
                                  <a:pt x="30849" y="0"/>
                                </a:moveTo>
                                <a:lnTo>
                                  <a:pt x="30849" y="7358"/>
                                </a:lnTo>
                                <a:lnTo>
                                  <a:pt x="20195" y="10597"/>
                                </a:lnTo>
                                <a:cubicBezTo>
                                  <a:pt x="13661" y="12498"/>
                                  <a:pt x="7131" y="14329"/>
                                  <a:pt x="3548" y="15230"/>
                                </a:cubicBezTo>
                                <a:lnTo>
                                  <a:pt x="0" y="15965"/>
                                </a:lnTo>
                                <a:lnTo>
                                  <a:pt x="0" y="9184"/>
                                </a:lnTo>
                                <a:lnTo>
                                  <a:pt x="14485" y="5339"/>
                                </a:lnTo>
                                <a:lnTo>
                                  <a:pt x="3084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 name="Shape 295"/>
                        <wps:cNvSpPr/>
                        <wps:spPr>
                          <a:xfrm>
                            <a:off x="220895" y="127698"/>
                            <a:ext cx="30849" cy="138423"/>
                          </a:xfrm>
                          <a:custGeom>
                            <a:avLst/>
                            <a:gdLst/>
                            <a:ahLst/>
                            <a:cxnLst/>
                            <a:rect l="0" t="0" r="0" b="0"/>
                            <a:pathLst>
                              <a:path w="30849" h="138423">
                                <a:moveTo>
                                  <a:pt x="14048" y="1697"/>
                                </a:moveTo>
                                <a:cubicBezTo>
                                  <a:pt x="17287" y="0"/>
                                  <a:pt x="20105" y="3315"/>
                                  <a:pt x="20533" y="9326"/>
                                </a:cubicBezTo>
                                <a:cubicBezTo>
                                  <a:pt x="21252" y="19431"/>
                                  <a:pt x="20939" y="38777"/>
                                  <a:pt x="19742" y="58434"/>
                                </a:cubicBezTo>
                                <a:cubicBezTo>
                                  <a:pt x="18933" y="71693"/>
                                  <a:pt x="18617" y="80391"/>
                                  <a:pt x="18951" y="80208"/>
                                </a:cubicBezTo>
                                <a:cubicBezTo>
                                  <a:pt x="19086" y="80132"/>
                                  <a:pt x="22075" y="78327"/>
                                  <a:pt x="25591" y="76197"/>
                                </a:cubicBezTo>
                                <a:lnTo>
                                  <a:pt x="30849" y="73051"/>
                                </a:lnTo>
                                <a:lnTo>
                                  <a:pt x="30849" y="82067"/>
                                </a:lnTo>
                                <a:lnTo>
                                  <a:pt x="21049" y="87936"/>
                                </a:lnTo>
                                <a:lnTo>
                                  <a:pt x="18860" y="89291"/>
                                </a:lnTo>
                                <a:lnTo>
                                  <a:pt x="18901" y="99862"/>
                                </a:lnTo>
                                <a:cubicBezTo>
                                  <a:pt x="18943" y="110972"/>
                                  <a:pt x="19257" y="114381"/>
                                  <a:pt x="20750" y="119991"/>
                                </a:cubicBezTo>
                                <a:cubicBezTo>
                                  <a:pt x="23016" y="128504"/>
                                  <a:pt x="24556" y="131345"/>
                                  <a:pt x="26135" y="129918"/>
                                </a:cubicBezTo>
                                <a:lnTo>
                                  <a:pt x="30849" y="120085"/>
                                </a:lnTo>
                                <a:lnTo>
                                  <a:pt x="30849" y="135197"/>
                                </a:lnTo>
                                <a:lnTo>
                                  <a:pt x="27852" y="138176"/>
                                </a:lnTo>
                                <a:cubicBezTo>
                                  <a:pt x="26995" y="138423"/>
                                  <a:pt x="23373" y="138105"/>
                                  <a:pt x="21962" y="137661"/>
                                </a:cubicBezTo>
                                <a:cubicBezTo>
                                  <a:pt x="20861" y="137314"/>
                                  <a:pt x="17776" y="133984"/>
                                  <a:pt x="16832" y="132124"/>
                                </a:cubicBezTo>
                                <a:cubicBezTo>
                                  <a:pt x="14872" y="128256"/>
                                  <a:pt x="13069" y="121875"/>
                                  <a:pt x="11942" y="114807"/>
                                </a:cubicBezTo>
                                <a:cubicBezTo>
                                  <a:pt x="11435" y="111627"/>
                                  <a:pt x="11296" y="108996"/>
                                  <a:pt x="11292" y="102439"/>
                                </a:cubicBezTo>
                                <a:cubicBezTo>
                                  <a:pt x="11290" y="97858"/>
                                  <a:pt x="11210" y="94109"/>
                                  <a:pt x="11113" y="94109"/>
                                </a:cubicBezTo>
                                <a:cubicBezTo>
                                  <a:pt x="10968" y="94109"/>
                                  <a:pt x="7807" y="96075"/>
                                  <a:pt x="3718" y="98677"/>
                                </a:cubicBezTo>
                                <a:lnTo>
                                  <a:pt x="0" y="101083"/>
                                </a:lnTo>
                                <a:lnTo>
                                  <a:pt x="0" y="92228"/>
                                </a:lnTo>
                                <a:lnTo>
                                  <a:pt x="6086" y="88285"/>
                                </a:lnTo>
                                <a:lnTo>
                                  <a:pt x="11120" y="85108"/>
                                </a:lnTo>
                                <a:lnTo>
                                  <a:pt x="11175" y="77577"/>
                                </a:lnTo>
                                <a:cubicBezTo>
                                  <a:pt x="11225" y="70596"/>
                                  <a:pt x="11517" y="64040"/>
                                  <a:pt x="12304" y="52209"/>
                                </a:cubicBezTo>
                                <a:cubicBezTo>
                                  <a:pt x="12781" y="45025"/>
                                  <a:pt x="12983" y="39033"/>
                                  <a:pt x="13119" y="28061"/>
                                </a:cubicBezTo>
                                <a:cubicBezTo>
                                  <a:pt x="13187" y="22554"/>
                                  <a:pt x="13177" y="18049"/>
                                  <a:pt x="13096" y="18049"/>
                                </a:cubicBezTo>
                                <a:cubicBezTo>
                                  <a:pt x="13016" y="18049"/>
                                  <a:pt x="12895" y="18238"/>
                                  <a:pt x="12828" y="18469"/>
                                </a:cubicBezTo>
                                <a:cubicBezTo>
                                  <a:pt x="12249" y="20469"/>
                                  <a:pt x="9711" y="27496"/>
                                  <a:pt x="7574" y="33026"/>
                                </a:cubicBezTo>
                                <a:cubicBezTo>
                                  <a:pt x="6392" y="36083"/>
                                  <a:pt x="5061" y="39822"/>
                                  <a:pt x="3119" y="45618"/>
                                </a:cubicBezTo>
                                <a:lnTo>
                                  <a:pt x="0" y="55091"/>
                                </a:lnTo>
                                <a:lnTo>
                                  <a:pt x="0" y="32564"/>
                                </a:lnTo>
                                <a:lnTo>
                                  <a:pt x="982" y="29927"/>
                                </a:lnTo>
                                <a:cubicBezTo>
                                  <a:pt x="2343" y="26448"/>
                                  <a:pt x="4323" y="21027"/>
                                  <a:pt x="5383" y="17880"/>
                                </a:cubicBezTo>
                                <a:cubicBezTo>
                                  <a:pt x="8606" y="8316"/>
                                  <a:pt x="11411" y="3079"/>
                                  <a:pt x="14048" y="169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 name="Shape 296"/>
                        <wps:cNvSpPr/>
                        <wps:spPr>
                          <a:xfrm>
                            <a:off x="251744" y="265559"/>
                            <a:ext cx="82044" cy="100634"/>
                          </a:xfrm>
                          <a:custGeom>
                            <a:avLst/>
                            <a:gdLst/>
                            <a:ahLst/>
                            <a:cxnLst/>
                            <a:rect l="0" t="0" r="0" b="0"/>
                            <a:pathLst>
                              <a:path w="82044" h="100634">
                                <a:moveTo>
                                  <a:pt x="82044" y="0"/>
                                </a:moveTo>
                                <a:lnTo>
                                  <a:pt x="82044" y="15315"/>
                                </a:lnTo>
                                <a:lnTo>
                                  <a:pt x="80125" y="20429"/>
                                </a:lnTo>
                                <a:cubicBezTo>
                                  <a:pt x="77453" y="27708"/>
                                  <a:pt x="74535" y="35936"/>
                                  <a:pt x="73231" y="40049"/>
                                </a:cubicBezTo>
                                <a:cubicBezTo>
                                  <a:pt x="70396" y="48990"/>
                                  <a:pt x="66342" y="62728"/>
                                  <a:pt x="65635" y="65794"/>
                                </a:cubicBezTo>
                                <a:cubicBezTo>
                                  <a:pt x="64212" y="71963"/>
                                  <a:pt x="63904" y="75324"/>
                                  <a:pt x="63912" y="84555"/>
                                </a:cubicBezTo>
                                <a:lnTo>
                                  <a:pt x="63919" y="93392"/>
                                </a:lnTo>
                                <a:lnTo>
                                  <a:pt x="64588" y="92551"/>
                                </a:lnTo>
                                <a:cubicBezTo>
                                  <a:pt x="64955" y="92089"/>
                                  <a:pt x="66179" y="89892"/>
                                  <a:pt x="67305" y="87671"/>
                                </a:cubicBezTo>
                                <a:cubicBezTo>
                                  <a:pt x="68431" y="85449"/>
                                  <a:pt x="70165" y="82183"/>
                                  <a:pt x="71157" y="80411"/>
                                </a:cubicBezTo>
                                <a:cubicBezTo>
                                  <a:pt x="73111" y="76922"/>
                                  <a:pt x="75339" y="71930"/>
                                  <a:pt x="78102" y="64756"/>
                                </a:cubicBezTo>
                                <a:lnTo>
                                  <a:pt x="82044" y="53598"/>
                                </a:lnTo>
                                <a:lnTo>
                                  <a:pt x="82044" y="72291"/>
                                </a:lnTo>
                                <a:lnTo>
                                  <a:pt x="76688" y="82968"/>
                                </a:lnTo>
                                <a:cubicBezTo>
                                  <a:pt x="75947" y="84178"/>
                                  <a:pt x="74271" y="87170"/>
                                  <a:pt x="72961" y="89618"/>
                                </a:cubicBezTo>
                                <a:cubicBezTo>
                                  <a:pt x="69185" y="96679"/>
                                  <a:pt x="68118" y="98126"/>
                                  <a:pt x="65661" y="99507"/>
                                </a:cubicBezTo>
                                <a:cubicBezTo>
                                  <a:pt x="64224" y="100317"/>
                                  <a:pt x="63300" y="100634"/>
                                  <a:pt x="62772" y="100501"/>
                                </a:cubicBezTo>
                                <a:cubicBezTo>
                                  <a:pt x="61759" y="100247"/>
                                  <a:pt x="59463" y="98419"/>
                                  <a:pt x="58989" y="97488"/>
                                </a:cubicBezTo>
                                <a:cubicBezTo>
                                  <a:pt x="58036" y="95616"/>
                                  <a:pt x="57739" y="91497"/>
                                  <a:pt x="57954" y="83141"/>
                                </a:cubicBezTo>
                                <a:cubicBezTo>
                                  <a:pt x="58252" y="71562"/>
                                  <a:pt x="58909" y="67649"/>
                                  <a:pt x="62559" y="55698"/>
                                </a:cubicBezTo>
                                <a:cubicBezTo>
                                  <a:pt x="66548" y="42640"/>
                                  <a:pt x="70218" y="32220"/>
                                  <a:pt x="78174" y="11365"/>
                                </a:cubicBezTo>
                                <a:lnTo>
                                  <a:pt x="79037" y="9100"/>
                                </a:lnTo>
                                <a:lnTo>
                                  <a:pt x="77445" y="9732"/>
                                </a:lnTo>
                                <a:cubicBezTo>
                                  <a:pt x="76568" y="10080"/>
                                  <a:pt x="73429" y="11381"/>
                                  <a:pt x="70467" y="12624"/>
                                </a:cubicBezTo>
                                <a:cubicBezTo>
                                  <a:pt x="46341" y="22746"/>
                                  <a:pt x="19789" y="33027"/>
                                  <a:pt x="6017" y="37582"/>
                                </a:cubicBezTo>
                                <a:lnTo>
                                  <a:pt x="0" y="39411"/>
                                </a:lnTo>
                                <a:lnTo>
                                  <a:pt x="0" y="32052"/>
                                </a:lnTo>
                                <a:lnTo>
                                  <a:pt x="16890" y="26541"/>
                                </a:lnTo>
                                <a:cubicBezTo>
                                  <a:pt x="28672" y="22208"/>
                                  <a:pt x="41961" y="16859"/>
                                  <a:pt x="59192" y="9599"/>
                                </a:cubicBezTo>
                                <a:cubicBezTo>
                                  <a:pt x="61506" y="8624"/>
                                  <a:pt x="65444" y="6979"/>
                                  <a:pt x="67942" y="5945"/>
                                </a:cubicBezTo>
                                <a:cubicBezTo>
                                  <a:pt x="70442" y="4908"/>
                                  <a:pt x="74745" y="3102"/>
                                  <a:pt x="77504" y="1929"/>
                                </a:cubicBezTo>
                                <a:lnTo>
                                  <a:pt x="820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7" name="Shape 297"/>
                        <wps:cNvSpPr/>
                        <wps:spPr>
                          <a:xfrm>
                            <a:off x="285022" y="262927"/>
                            <a:ext cx="12606" cy="11905"/>
                          </a:xfrm>
                          <a:custGeom>
                            <a:avLst/>
                            <a:gdLst/>
                            <a:ahLst/>
                            <a:cxnLst/>
                            <a:rect l="0" t="0" r="0" b="0"/>
                            <a:pathLst>
                              <a:path w="12606" h="11905">
                                <a:moveTo>
                                  <a:pt x="2184" y="1167"/>
                                </a:moveTo>
                                <a:cubicBezTo>
                                  <a:pt x="3353" y="0"/>
                                  <a:pt x="5048" y="1015"/>
                                  <a:pt x="5048" y="2881"/>
                                </a:cubicBezTo>
                                <a:lnTo>
                                  <a:pt x="5048" y="4104"/>
                                </a:lnTo>
                                <a:lnTo>
                                  <a:pt x="5974" y="3250"/>
                                </a:lnTo>
                                <a:cubicBezTo>
                                  <a:pt x="8892" y="562"/>
                                  <a:pt x="10520" y="605"/>
                                  <a:pt x="11714" y="3404"/>
                                </a:cubicBezTo>
                                <a:cubicBezTo>
                                  <a:pt x="12606" y="5493"/>
                                  <a:pt x="12071" y="6955"/>
                                  <a:pt x="9504" y="9464"/>
                                </a:cubicBezTo>
                                <a:cubicBezTo>
                                  <a:pt x="8000" y="10933"/>
                                  <a:pt x="7649" y="11109"/>
                                  <a:pt x="5621" y="11395"/>
                                </a:cubicBezTo>
                                <a:cubicBezTo>
                                  <a:pt x="2020" y="11905"/>
                                  <a:pt x="842" y="11070"/>
                                  <a:pt x="306" y="7625"/>
                                </a:cubicBezTo>
                                <a:cubicBezTo>
                                  <a:pt x="0" y="5661"/>
                                  <a:pt x="43" y="5311"/>
                                  <a:pt x="800" y="3597"/>
                                </a:cubicBezTo>
                                <a:cubicBezTo>
                                  <a:pt x="1256" y="2567"/>
                                  <a:pt x="1880" y="1474"/>
                                  <a:pt x="2184" y="116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 name="Shape 298"/>
                        <wps:cNvSpPr/>
                        <wps:spPr>
                          <a:xfrm>
                            <a:off x="251744" y="55969"/>
                            <a:ext cx="82044" cy="206925"/>
                          </a:xfrm>
                          <a:custGeom>
                            <a:avLst/>
                            <a:gdLst/>
                            <a:ahLst/>
                            <a:cxnLst/>
                            <a:rect l="0" t="0" r="0" b="0"/>
                            <a:pathLst>
                              <a:path w="82044" h="206925">
                                <a:moveTo>
                                  <a:pt x="50710" y="467"/>
                                </a:moveTo>
                                <a:cubicBezTo>
                                  <a:pt x="51639" y="1049"/>
                                  <a:pt x="51559" y="2287"/>
                                  <a:pt x="50286" y="6988"/>
                                </a:cubicBezTo>
                                <a:cubicBezTo>
                                  <a:pt x="48571" y="13315"/>
                                  <a:pt x="47858" y="16687"/>
                                  <a:pt x="46910" y="22923"/>
                                </a:cubicBezTo>
                                <a:cubicBezTo>
                                  <a:pt x="45834" y="30015"/>
                                  <a:pt x="44403" y="37465"/>
                                  <a:pt x="42507" y="45856"/>
                                </a:cubicBezTo>
                                <a:cubicBezTo>
                                  <a:pt x="41671" y="49558"/>
                                  <a:pt x="39792" y="58191"/>
                                  <a:pt x="38331" y="65039"/>
                                </a:cubicBezTo>
                                <a:cubicBezTo>
                                  <a:pt x="36871" y="71889"/>
                                  <a:pt x="35208" y="79689"/>
                                  <a:pt x="34635" y="82372"/>
                                </a:cubicBezTo>
                                <a:cubicBezTo>
                                  <a:pt x="31616" y="96530"/>
                                  <a:pt x="28621" y="109962"/>
                                  <a:pt x="26058" y="120835"/>
                                </a:cubicBezTo>
                                <a:cubicBezTo>
                                  <a:pt x="24846" y="125981"/>
                                  <a:pt x="23854" y="130324"/>
                                  <a:pt x="23854" y="130489"/>
                                </a:cubicBezTo>
                                <a:cubicBezTo>
                                  <a:pt x="23854" y="130654"/>
                                  <a:pt x="25634" y="129767"/>
                                  <a:pt x="27809" y="128518"/>
                                </a:cubicBezTo>
                                <a:cubicBezTo>
                                  <a:pt x="29983" y="127269"/>
                                  <a:pt x="33656" y="125181"/>
                                  <a:pt x="35970" y="123875"/>
                                </a:cubicBezTo>
                                <a:cubicBezTo>
                                  <a:pt x="38284" y="122570"/>
                                  <a:pt x="43130" y="119835"/>
                                  <a:pt x="46740" y="117797"/>
                                </a:cubicBezTo>
                                <a:cubicBezTo>
                                  <a:pt x="64192" y="107944"/>
                                  <a:pt x="68656" y="105428"/>
                                  <a:pt x="75564" y="101554"/>
                                </a:cubicBezTo>
                                <a:lnTo>
                                  <a:pt x="82044" y="97920"/>
                                </a:lnTo>
                                <a:lnTo>
                                  <a:pt x="82044" y="107137"/>
                                </a:lnTo>
                                <a:lnTo>
                                  <a:pt x="70495" y="113594"/>
                                </a:lnTo>
                                <a:cubicBezTo>
                                  <a:pt x="54947" y="122303"/>
                                  <a:pt x="37969" y="131844"/>
                                  <a:pt x="28289" y="137324"/>
                                </a:cubicBezTo>
                                <a:cubicBezTo>
                                  <a:pt x="24218" y="139630"/>
                                  <a:pt x="21673" y="141274"/>
                                  <a:pt x="21481" y="141727"/>
                                </a:cubicBezTo>
                                <a:cubicBezTo>
                                  <a:pt x="21313" y="142122"/>
                                  <a:pt x="20726" y="144643"/>
                                  <a:pt x="20179" y="147327"/>
                                </a:cubicBezTo>
                                <a:cubicBezTo>
                                  <a:pt x="17586" y="160025"/>
                                  <a:pt x="13705" y="176240"/>
                                  <a:pt x="11678" y="182833"/>
                                </a:cubicBezTo>
                                <a:cubicBezTo>
                                  <a:pt x="9854" y="188766"/>
                                  <a:pt x="5342" y="200434"/>
                                  <a:pt x="3832" y="203117"/>
                                </a:cubicBezTo>
                                <a:lnTo>
                                  <a:pt x="0" y="206925"/>
                                </a:lnTo>
                                <a:lnTo>
                                  <a:pt x="0" y="191813"/>
                                </a:lnTo>
                                <a:lnTo>
                                  <a:pt x="110" y="191583"/>
                                </a:lnTo>
                                <a:cubicBezTo>
                                  <a:pt x="4422" y="180006"/>
                                  <a:pt x="7249" y="169645"/>
                                  <a:pt x="11247" y="150762"/>
                                </a:cubicBezTo>
                                <a:cubicBezTo>
                                  <a:pt x="11700" y="148623"/>
                                  <a:pt x="12032" y="146835"/>
                                  <a:pt x="11985" y="146788"/>
                                </a:cubicBezTo>
                                <a:cubicBezTo>
                                  <a:pt x="11943" y="146747"/>
                                  <a:pt x="7662" y="149244"/>
                                  <a:pt x="2808" y="152113"/>
                                </a:cubicBezTo>
                                <a:lnTo>
                                  <a:pt x="0" y="153795"/>
                                </a:lnTo>
                                <a:lnTo>
                                  <a:pt x="0" y="144779"/>
                                </a:lnTo>
                                <a:lnTo>
                                  <a:pt x="7732" y="140152"/>
                                </a:lnTo>
                                <a:lnTo>
                                  <a:pt x="14325" y="136254"/>
                                </a:lnTo>
                                <a:lnTo>
                                  <a:pt x="14921" y="133461"/>
                                </a:lnTo>
                                <a:cubicBezTo>
                                  <a:pt x="15248" y="131925"/>
                                  <a:pt x="16773" y="125291"/>
                                  <a:pt x="18310" y="118720"/>
                                </a:cubicBezTo>
                                <a:cubicBezTo>
                                  <a:pt x="19845" y="112149"/>
                                  <a:pt x="21582" y="104576"/>
                                  <a:pt x="22168" y="101892"/>
                                </a:cubicBezTo>
                                <a:cubicBezTo>
                                  <a:pt x="25373" y="87197"/>
                                  <a:pt x="27476" y="77410"/>
                                  <a:pt x="29436" y="68068"/>
                                </a:cubicBezTo>
                                <a:cubicBezTo>
                                  <a:pt x="30641" y="62330"/>
                                  <a:pt x="32536" y="53622"/>
                                  <a:pt x="33647" y="48717"/>
                                </a:cubicBezTo>
                                <a:cubicBezTo>
                                  <a:pt x="36246" y="37254"/>
                                  <a:pt x="37738" y="29638"/>
                                  <a:pt x="38986" y="21457"/>
                                </a:cubicBezTo>
                                <a:cubicBezTo>
                                  <a:pt x="39538" y="17848"/>
                                  <a:pt x="40456" y="13237"/>
                                  <a:pt x="41025" y="11212"/>
                                </a:cubicBezTo>
                                <a:cubicBezTo>
                                  <a:pt x="42050" y="7576"/>
                                  <a:pt x="44418" y="2619"/>
                                  <a:pt x="45678" y="1478"/>
                                </a:cubicBezTo>
                                <a:cubicBezTo>
                                  <a:pt x="46555" y="686"/>
                                  <a:pt x="49964" y="0"/>
                                  <a:pt x="50710" y="46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 name="Shape 299"/>
                        <wps:cNvSpPr/>
                        <wps:spPr>
                          <a:xfrm>
                            <a:off x="333788" y="196458"/>
                            <a:ext cx="25843" cy="141392"/>
                          </a:xfrm>
                          <a:custGeom>
                            <a:avLst/>
                            <a:gdLst/>
                            <a:ahLst/>
                            <a:cxnLst/>
                            <a:rect l="0" t="0" r="0" b="0"/>
                            <a:pathLst>
                              <a:path w="25843" h="141392">
                                <a:moveTo>
                                  <a:pt x="25843" y="0"/>
                                </a:moveTo>
                                <a:lnTo>
                                  <a:pt x="25843" y="14277"/>
                                </a:lnTo>
                                <a:lnTo>
                                  <a:pt x="15487" y="42176"/>
                                </a:lnTo>
                                <a:cubicBezTo>
                                  <a:pt x="13959" y="46527"/>
                                  <a:pt x="11395" y="53682"/>
                                  <a:pt x="9787" y="58079"/>
                                </a:cubicBezTo>
                                <a:cubicBezTo>
                                  <a:pt x="8179" y="62474"/>
                                  <a:pt x="6906" y="66070"/>
                                  <a:pt x="6957" y="66070"/>
                                </a:cubicBezTo>
                                <a:cubicBezTo>
                                  <a:pt x="7136" y="66070"/>
                                  <a:pt x="19707" y="60625"/>
                                  <a:pt x="20633" y="60147"/>
                                </a:cubicBezTo>
                                <a:cubicBezTo>
                                  <a:pt x="21150" y="59879"/>
                                  <a:pt x="21573" y="59455"/>
                                  <a:pt x="21573" y="59206"/>
                                </a:cubicBezTo>
                                <a:cubicBezTo>
                                  <a:pt x="21573" y="58955"/>
                                  <a:pt x="22037" y="57255"/>
                                  <a:pt x="22602" y="55428"/>
                                </a:cubicBezTo>
                                <a:cubicBezTo>
                                  <a:pt x="22901" y="54460"/>
                                  <a:pt x="23431" y="52677"/>
                                  <a:pt x="24085" y="50443"/>
                                </a:cubicBezTo>
                                <a:lnTo>
                                  <a:pt x="25843" y="44388"/>
                                </a:lnTo>
                                <a:lnTo>
                                  <a:pt x="25843" y="69198"/>
                                </a:lnTo>
                                <a:lnTo>
                                  <a:pt x="24298" y="73816"/>
                                </a:lnTo>
                                <a:cubicBezTo>
                                  <a:pt x="22820" y="78348"/>
                                  <a:pt x="20685" y="84708"/>
                                  <a:pt x="19552" y="87948"/>
                                </a:cubicBezTo>
                                <a:cubicBezTo>
                                  <a:pt x="18421" y="91187"/>
                                  <a:pt x="16313" y="97320"/>
                                  <a:pt x="14867" y="101578"/>
                                </a:cubicBezTo>
                                <a:cubicBezTo>
                                  <a:pt x="10496" y="114458"/>
                                  <a:pt x="9803" y="116428"/>
                                  <a:pt x="6862" y="124296"/>
                                </a:cubicBezTo>
                                <a:cubicBezTo>
                                  <a:pt x="4359" y="130995"/>
                                  <a:pt x="2094" y="136648"/>
                                  <a:pt x="60" y="141271"/>
                                </a:cubicBezTo>
                                <a:lnTo>
                                  <a:pt x="0" y="141392"/>
                                </a:lnTo>
                                <a:lnTo>
                                  <a:pt x="0" y="122699"/>
                                </a:lnTo>
                                <a:lnTo>
                                  <a:pt x="6214" y="105111"/>
                                </a:lnTo>
                                <a:cubicBezTo>
                                  <a:pt x="9098" y="96504"/>
                                  <a:pt x="12980" y="85004"/>
                                  <a:pt x="14841" y="79555"/>
                                </a:cubicBezTo>
                                <a:cubicBezTo>
                                  <a:pt x="16700" y="74105"/>
                                  <a:pt x="18181" y="69547"/>
                                  <a:pt x="18131" y="69424"/>
                                </a:cubicBezTo>
                                <a:cubicBezTo>
                                  <a:pt x="18019" y="69152"/>
                                  <a:pt x="4068" y="75047"/>
                                  <a:pt x="3502" y="75603"/>
                                </a:cubicBezTo>
                                <a:cubicBezTo>
                                  <a:pt x="3341" y="75762"/>
                                  <a:pt x="2654" y="77424"/>
                                  <a:pt x="1673" y="79956"/>
                                </a:cubicBezTo>
                                <a:lnTo>
                                  <a:pt x="0" y="84416"/>
                                </a:lnTo>
                                <a:lnTo>
                                  <a:pt x="0" y="69101"/>
                                </a:lnTo>
                                <a:lnTo>
                                  <a:pt x="478" y="68898"/>
                                </a:lnTo>
                                <a:lnTo>
                                  <a:pt x="2447" y="63698"/>
                                </a:lnTo>
                                <a:cubicBezTo>
                                  <a:pt x="3529" y="60838"/>
                                  <a:pt x="6329" y="53047"/>
                                  <a:pt x="8670" y="46383"/>
                                </a:cubicBezTo>
                                <a:cubicBezTo>
                                  <a:pt x="16249" y="24809"/>
                                  <a:pt x="16025" y="25427"/>
                                  <a:pt x="20929" y="12391"/>
                                </a:cubicBezTo>
                                <a:lnTo>
                                  <a:pt x="2584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 name="Shape 300"/>
                        <wps:cNvSpPr/>
                        <wps:spPr>
                          <a:xfrm>
                            <a:off x="333788" y="113410"/>
                            <a:ext cx="25843" cy="49696"/>
                          </a:xfrm>
                          <a:custGeom>
                            <a:avLst/>
                            <a:gdLst/>
                            <a:ahLst/>
                            <a:cxnLst/>
                            <a:rect l="0" t="0" r="0" b="0"/>
                            <a:pathLst>
                              <a:path w="25843" h="49696">
                                <a:moveTo>
                                  <a:pt x="25843" y="0"/>
                                </a:moveTo>
                                <a:lnTo>
                                  <a:pt x="25843" y="10713"/>
                                </a:lnTo>
                                <a:lnTo>
                                  <a:pt x="22006" y="16686"/>
                                </a:lnTo>
                                <a:cubicBezTo>
                                  <a:pt x="17270" y="24428"/>
                                  <a:pt x="13708" y="29958"/>
                                  <a:pt x="11914" y="32353"/>
                                </a:cubicBezTo>
                                <a:cubicBezTo>
                                  <a:pt x="10952" y="33640"/>
                                  <a:pt x="10237" y="34692"/>
                                  <a:pt x="10327" y="34692"/>
                                </a:cubicBezTo>
                                <a:cubicBezTo>
                                  <a:pt x="10417" y="34692"/>
                                  <a:pt x="11659" y="34031"/>
                                  <a:pt x="13087" y="33224"/>
                                </a:cubicBezTo>
                                <a:cubicBezTo>
                                  <a:pt x="14203" y="32592"/>
                                  <a:pt x="19322" y="29778"/>
                                  <a:pt x="24914" y="26716"/>
                                </a:cubicBezTo>
                                <a:lnTo>
                                  <a:pt x="25843" y="26209"/>
                                </a:lnTo>
                                <a:lnTo>
                                  <a:pt x="25843" y="35354"/>
                                </a:lnTo>
                                <a:lnTo>
                                  <a:pt x="22078" y="37404"/>
                                </a:lnTo>
                                <a:cubicBezTo>
                                  <a:pt x="20099" y="38484"/>
                                  <a:pt x="15579" y="40994"/>
                                  <a:pt x="9611" y="44322"/>
                                </a:cubicBezTo>
                                <a:lnTo>
                                  <a:pt x="0" y="49696"/>
                                </a:lnTo>
                                <a:lnTo>
                                  <a:pt x="0" y="40480"/>
                                </a:lnTo>
                                <a:lnTo>
                                  <a:pt x="974" y="39934"/>
                                </a:lnTo>
                                <a:lnTo>
                                  <a:pt x="3868" y="34873"/>
                                </a:lnTo>
                                <a:cubicBezTo>
                                  <a:pt x="5461" y="32090"/>
                                  <a:pt x="7740" y="28297"/>
                                  <a:pt x="8934" y="26445"/>
                                </a:cubicBezTo>
                                <a:cubicBezTo>
                                  <a:pt x="12452" y="20993"/>
                                  <a:pt x="13901" y="18714"/>
                                  <a:pt x="15684" y="15827"/>
                                </a:cubicBezTo>
                                <a:cubicBezTo>
                                  <a:pt x="16610" y="14327"/>
                                  <a:pt x="19415" y="9970"/>
                                  <a:pt x="21918" y="6144"/>
                                </a:cubicBezTo>
                                <a:lnTo>
                                  <a:pt x="2584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 name="Shape 301"/>
                        <wps:cNvSpPr/>
                        <wps:spPr>
                          <a:xfrm>
                            <a:off x="359632" y="77020"/>
                            <a:ext cx="37464" cy="188636"/>
                          </a:xfrm>
                          <a:custGeom>
                            <a:avLst/>
                            <a:gdLst/>
                            <a:ahLst/>
                            <a:cxnLst/>
                            <a:rect l="0" t="0" r="0" b="0"/>
                            <a:pathLst>
                              <a:path w="37464" h="188636">
                                <a:moveTo>
                                  <a:pt x="30210" y="164"/>
                                </a:moveTo>
                                <a:cubicBezTo>
                                  <a:pt x="33366" y="490"/>
                                  <a:pt x="34256" y="1082"/>
                                  <a:pt x="35595" y="3739"/>
                                </a:cubicBezTo>
                                <a:cubicBezTo>
                                  <a:pt x="36361" y="5260"/>
                                  <a:pt x="36843" y="6693"/>
                                  <a:pt x="37128" y="8632"/>
                                </a:cubicBezTo>
                                <a:lnTo>
                                  <a:pt x="37464" y="16245"/>
                                </a:lnTo>
                                <a:lnTo>
                                  <a:pt x="37464" y="16901"/>
                                </a:lnTo>
                                <a:lnTo>
                                  <a:pt x="37254" y="22029"/>
                                </a:lnTo>
                                <a:cubicBezTo>
                                  <a:pt x="36859" y="29168"/>
                                  <a:pt x="36043" y="39981"/>
                                  <a:pt x="35657" y="42391"/>
                                </a:cubicBezTo>
                                <a:cubicBezTo>
                                  <a:pt x="35591" y="42807"/>
                                  <a:pt x="35590" y="43148"/>
                                  <a:pt x="35656" y="43148"/>
                                </a:cubicBezTo>
                                <a:lnTo>
                                  <a:pt x="37464" y="42179"/>
                                </a:lnTo>
                                <a:lnTo>
                                  <a:pt x="37464" y="51336"/>
                                </a:lnTo>
                                <a:lnTo>
                                  <a:pt x="34270" y="53084"/>
                                </a:lnTo>
                                <a:lnTo>
                                  <a:pt x="33873" y="55772"/>
                                </a:lnTo>
                                <a:cubicBezTo>
                                  <a:pt x="33207" y="60270"/>
                                  <a:pt x="33238" y="60347"/>
                                  <a:pt x="34837" y="58094"/>
                                </a:cubicBezTo>
                                <a:lnTo>
                                  <a:pt x="37464" y="54587"/>
                                </a:lnTo>
                                <a:lnTo>
                                  <a:pt x="37464" y="63629"/>
                                </a:lnTo>
                                <a:lnTo>
                                  <a:pt x="35055" y="66874"/>
                                </a:lnTo>
                                <a:cubicBezTo>
                                  <a:pt x="30679" y="73135"/>
                                  <a:pt x="31126" y="72310"/>
                                  <a:pt x="30554" y="75197"/>
                                </a:cubicBezTo>
                                <a:cubicBezTo>
                                  <a:pt x="29334" y="81353"/>
                                  <a:pt x="26664" y="91959"/>
                                  <a:pt x="22822" y="105915"/>
                                </a:cubicBezTo>
                                <a:cubicBezTo>
                                  <a:pt x="21599" y="110358"/>
                                  <a:pt x="19633" y="117929"/>
                                  <a:pt x="18455" y="122743"/>
                                </a:cubicBezTo>
                                <a:cubicBezTo>
                                  <a:pt x="16635" y="130175"/>
                                  <a:pt x="8106" y="161280"/>
                                  <a:pt x="4891" y="172216"/>
                                </a:cubicBezTo>
                                <a:cubicBezTo>
                                  <a:pt x="4347" y="174065"/>
                                  <a:pt x="3931" y="175619"/>
                                  <a:pt x="3967" y="175666"/>
                                </a:cubicBezTo>
                                <a:cubicBezTo>
                                  <a:pt x="4033" y="175750"/>
                                  <a:pt x="5709" y="175031"/>
                                  <a:pt x="25178" y="166584"/>
                                </a:cubicBezTo>
                                <a:lnTo>
                                  <a:pt x="37464" y="161176"/>
                                </a:lnTo>
                                <a:lnTo>
                                  <a:pt x="37464" y="169093"/>
                                </a:lnTo>
                                <a:lnTo>
                                  <a:pt x="25009" y="174563"/>
                                </a:lnTo>
                                <a:cubicBezTo>
                                  <a:pt x="19550" y="176917"/>
                                  <a:pt x="14627" y="179044"/>
                                  <a:pt x="14072" y="179290"/>
                                </a:cubicBezTo>
                                <a:cubicBezTo>
                                  <a:pt x="13517" y="179535"/>
                                  <a:pt x="10488" y="180830"/>
                                  <a:pt x="7341" y="182167"/>
                                </a:cubicBezTo>
                                <a:cubicBezTo>
                                  <a:pt x="4194" y="183506"/>
                                  <a:pt x="1512" y="184692"/>
                                  <a:pt x="1381" y="184805"/>
                                </a:cubicBezTo>
                                <a:cubicBezTo>
                                  <a:pt x="1315" y="184862"/>
                                  <a:pt x="954" y="185840"/>
                                  <a:pt x="423" y="187372"/>
                                </a:cubicBezTo>
                                <a:lnTo>
                                  <a:pt x="0" y="188636"/>
                                </a:lnTo>
                                <a:lnTo>
                                  <a:pt x="0" y="163826"/>
                                </a:lnTo>
                                <a:lnTo>
                                  <a:pt x="474" y="162195"/>
                                </a:lnTo>
                                <a:cubicBezTo>
                                  <a:pt x="2071" y="156657"/>
                                  <a:pt x="3746" y="150778"/>
                                  <a:pt x="4657" y="147479"/>
                                </a:cubicBezTo>
                                <a:cubicBezTo>
                                  <a:pt x="6876" y="139440"/>
                                  <a:pt x="7862" y="135917"/>
                                  <a:pt x="8516" y="133680"/>
                                </a:cubicBezTo>
                                <a:cubicBezTo>
                                  <a:pt x="8869" y="132477"/>
                                  <a:pt x="10309" y="126798"/>
                                  <a:pt x="11718" y="121060"/>
                                </a:cubicBezTo>
                                <a:cubicBezTo>
                                  <a:pt x="13127" y="115321"/>
                                  <a:pt x="14875" y="108545"/>
                                  <a:pt x="15600" y="106003"/>
                                </a:cubicBezTo>
                                <a:cubicBezTo>
                                  <a:pt x="16327" y="103459"/>
                                  <a:pt x="17384" y="99541"/>
                                  <a:pt x="17952" y="97296"/>
                                </a:cubicBezTo>
                                <a:cubicBezTo>
                                  <a:pt x="18518" y="95050"/>
                                  <a:pt x="18938" y="93166"/>
                                  <a:pt x="18883" y="93112"/>
                                </a:cubicBezTo>
                                <a:cubicBezTo>
                                  <a:pt x="18652" y="92883"/>
                                  <a:pt x="11060" y="106638"/>
                                  <a:pt x="9564" y="109996"/>
                                </a:cubicBezTo>
                                <a:cubicBezTo>
                                  <a:pt x="7480" y="114675"/>
                                  <a:pt x="3903" y="123586"/>
                                  <a:pt x="145" y="133324"/>
                                </a:cubicBezTo>
                                <a:lnTo>
                                  <a:pt x="0" y="133714"/>
                                </a:lnTo>
                                <a:lnTo>
                                  <a:pt x="0" y="119438"/>
                                </a:lnTo>
                                <a:lnTo>
                                  <a:pt x="611" y="117897"/>
                                </a:lnTo>
                                <a:cubicBezTo>
                                  <a:pt x="2761" y="112604"/>
                                  <a:pt x="4800" y="107693"/>
                                  <a:pt x="5471" y="106260"/>
                                </a:cubicBezTo>
                                <a:cubicBezTo>
                                  <a:pt x="7379" y="102181"/>
                                  <a:pt x="11302" y="95272"/>
                                  <a:pt x="17661" y="84786"/>
                                </a:cubicBezTo>
                                <a:cubicBezTo>
                                  <a:pt x="20219" y="80570"/>
                                  <a:pt x="22540" y="76676"/>
                                  <a:pt x="22821" y="76133"/>
                                </a:cubicBezTo>
                                <a:cubicBezTo>
                                  <a:pt x="23490" y="74838"/>
                                  <a:pt x="24035" y="72247"/>
                                  <a:pt x="26006" y="60985"/>
                                </a:cubicBezTo>
                                <a:cubicBezTo>
                                  <a:pt x="26347" y="59042"/>
                                  <a:pt x="26598" y="57420"/>
                                  <a:pt x="26564" y="57383"/>
                                </a:cubicBezTo>
                                <a:cubicBezTo>
                                  <a:pt x="26529" y="57347"/>
                                  <a:pt x="25446" y="57891"/>
                                  <a:pt x="24157" y="58593"/>
                                </a:cubicBezTo>
                                <a:cubicBezTo>
                                  <a:pt x="22868" y="59296"/>
                                  <a:pt x="16512" y="62756"/>
                                  <a:pt x="10033" y="66283"/>
                                </a:cubicBezTo>
                                <a:cubicBezTo>
                                  <a:pt x="6794" y="68045"/>
                                  <a:pt x="3622" y="69772"/>
                                  <a:pt x="1121" y="71134"/>
                                </a:cubicBezTo>
                                <a:lnTo>
                                  <a:pt x="0" y="71744"/>
                                </a:lnTo>
                                <a:lnTo>
                                  <a:pt x="0" y="62599"/>
                                </a:lnTo>
                                <a:lnTo>
                                  <a:pt x="13736" y="55107"/>
                                </a:lnTo>
                                <a:cubicBezTo>
                                  <a:pt x="16815" y="53442"/>
                                  <a:pt x="27862" y="47430"/>
                                  <a:pt x="27937" y="47380"/>
                                </a:cubicBezTo>
                                <a:cubicBezTo>
                                  <a:pt x="28300" y="47132"/>
                                  <a:pt x="30947" y="24137"/>
                                  <a:pt x="31250" y="18580"/>
                                </a:cubicBezTo>
                                <a:cubicBezTo>
                                  <a:pt x="31392" y="15987"/>
                                  <a:pt x="31331" y="13162"/>
                                  <a:pt x="31094" y="11215"/>
                                </a:cubicBezTo>
                                <a:cubicBezTo>
                                  <a:pt x="30881" y="9478"/>
                                  <a:pt x="30520" y="7702"/>
                                  <a:pt x="30293" y="7268"/>
                                </a:cubicBezTo>
                                <a:cubicBezTo>
                                  <a:pt x="29881" y="6482"/>
                                  <a:pt x="29871" y="6480"/>
                                  <a:pt x="28874" y="7094"/>
                                </a:cubicBezTo>
                                <a:cubicBezTo>
                                  <a:pt x="27494" y="7945"/>
                                  <a:pt x="25075" y="10580"/>
                                  <a:pt x="21101" y="15567"/>
                                </a:cubicBezTo>
                                <a:cubicBezTo>
                                  <a:pt x="17088" y="20604"/>
                                  <a:pt x="15224" y="23214"/>
                                  <a:pt x="13062" y="26825"/>
                                </a:cubicBezTo>
                                <a:cubicBezTo>
                                  <a:pt x="10915" y="30411"/>
                                  <a:pt x="2799" y="43008"/>
                                  <a:pt x="595" y="46177"/>
                                </a:cubicBezTo>
                                <a:lnTo>
                                  <a:pt x="0" y="47103"/>
                                </a:lnTo>
                                <a:lnTo>
                                  <a:pt x="0" y="36390"/>
                                </a:lnTo>
                                <a:lnTo>
                                  <a:pt x="9171" y="22034"/>
                                </a:lnTo>
                                <a:cubicBezTo>
                                  <a:pt x="11612" y="18021"/>
                                  <a:pt x="17744" y="9730"/>
                                  <a:pt x="21306" y="5624"/>
                                </a:cubicBezTo>
                                <a:cubicBezTo>
                                  <a:pt x="23058" y="3606"/>
                                  <a:pt x="24478" y="2354"/>
                                  <a:pt x="26128" y="1374"/>
                                </a:cubicBezTo>
                                <a:cubicBezTo>
                                  <a:pt x="28270" y="101"/>
                                  <a:pt x="28615" y="0"/>
                                  <a:pt x="30210" y="16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 name="Shape 302"/>
                        <wps:cNvSpPr/>
                        <wps:spPr>
                          <a:xfrm>
                            <a:off x="397096" y="93265"/>
                            <a:ext cx="14" cy="656"/>
                          </a:xfrm>
                          <a:custGeom>
                            <a:avLst/>
                            <a:gdLst/>
                            <a:ahLst/>
                            <a:cxnLst/>
                            <a:rect l="0" t="0" r="0" b="0"/>
                            <a:pathLst>
                              <a:path w="14" h="656">
                                <a:moveTo>
                                  <a:pt x="0" y="0"/>
                                </a:moveTo>
                                <a:lnTo>
                                  <a:pt x="14" y="315"/>
                                </a:lnTo>
                                <a:lnTo>
                                  <a:pt x="0" y="65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 name="Shape 303"/>
                        <wps:cNvSpPr/>
                        <wps:spPr>
                          <a:xfrm>
                            <a:off x="397096" y="0"/>
                            <a:ext cx="296837" cy="246113"/>
                          </a:xfrm>
                          <a:custGeom>
                            <a:avLst/>
                            <a:gdLst/>
                            <a:ahLst/>
                            <a:cxnLst/>
                            <a:rect l="0" t="0" r="0" b="0"/>
                            <a:pathLst>
                              <a:path w="296837" h="246113">
                                <a:moveTo>
                                  <a:pt x="295667" y="148"/>
                                </a:moveTo>
                                <a:cubicBezTo>
                                  <a:pt x="296548" y="296"/>
                                  <a:pt x="296837" y="693"/>
                                  <a:pt x="296837" y="1391"/>
                                </a:cubicBezTo>
                                <a:cubicBezTo>
                                  <a:pt x="296837" y="1701"/>
                                  <a:pt x="296630" y="2127"/>
                                  <a:pt x="296378" y="2336"/>
                                </a:cubicBezTo>
                                <a:cubicBezTo>
                                  <a:pt x="296126" y="2546"/>
                                  <a:pt x="291015" y="4137"/>
                                  <a:pt x="285020" y="5872"/>
                                </a:cubicBezTo>
                                <a:cubicBezTo>
                                  <a:pt x="247264" y="16803"/>
                                  <a:pt x="237791" y="19893"/>
                                  <a:pt x="213540" y="29201"/>
                                </a:cubicBezTo>
                                <a:cubicBezTo>
                                  <a:pt x="203690" y="32981"/>
                                  <a:pt x="180224" y="42343"/>
                                  <a:pt x="172145" y="45718"/>
                                </a:cubicBezTo>
                                <a:cubicBezTo>
                                  <a:pt x="167272" y="47752"/>
                                  <a:pt x="155374" y="52662"/>
                                  <a:pt x="145052" y="56899"/>
                                </a:cubicBezTo>
                                <a:cubicBezTo>
                                  <a:pt x="130423" y="62902"/>
                                  <a:pt x="115996" y="69228"/>
                                  <a:pt x="102646" y="75493"/>
                                </a:cubicBezTo>
                                <a:cubicBezTo>
                                  <a:pt x="91255" y="80838"/>
                                  <a:pt x="53174" y="100000"/>
                                  <a:pt x="53174" y="100386"/>
                                </a:cubicBezTo>
                                <a:cubicBezTo>
                                  <a:pt x="53174" y="100578"/>
                                  <a:pt x="53697" y="101313"/>
                                  <a:pt x="54335" y="102021"/>
                                </a:cubicBezTo>
                                <a:cubicBezTo>
                                  <a:pt x="55146" y="102918"/>
                                  <a:pt x="55780" y="104203"/>
                                  <a:pt x="56432" y="106268"/>
                                </a:cubicBezTo>
                                <a:cubicBezTo>
                                  <a:pt x="57338" y="109137"/>
                                  <a:pt x="57367" y="109467"/>
                                  <a:pt x="57373" y="116802"/>
                                </a:cubicBezTo>
                                <a:cubicBezTo>
                                  <a:pt x="57380" y="123681"/>
                                  <a:pt x="57292" y="124867"/>
                                  <a:pt x="56414" y="129752"/>
                                </a:cubicBezTo>
                                <a:cubicBezTo>
                                  <a:pt x="54647" y="139602"/>
                                  <a:pt x="50347" y="154603"/>
                                  <a:pt x="43289" y="175531"/>
                                </a:cubicBezTo>
                                <a:cubicBezTo>
                                  <a:pt x="39441" y="186941"/>
                                  <a:pt x="38022" y="191960"/>
                                  <a:pt x="38508" y="192445"/>
                                </a:cubicBezTo>
                                <a:cubicBezTo>
                                  <a:pt x="38835" y="192771"/>
                                  <a:pt x="43409" y="187855"/>
                                  <a:pt x="49860" y="180243"/>
                                </a:cubicBezTo>
                                <a:cubicBezTo>
                                  <a:pt x="53312" y="176170"/>
                                  <a:pt x="59122" y="169506"/>
                                  <a:pt x="62772" y="165435"/>
                                </a:cubicBezTo>
                                <a:cubicBezTo>
                                  <a:pt x="70848" y="156425"/>
                                  <a:pt x="73961" y="152671"/>
                                  <a:pt x="78262" y="146755"/>
                                </a:cubicBezTo>
                                <a:cubicBezTo>
                                  <a:pt x="83138" y="140049"/>
                                  <a:pt x="85056" y="137793"/>
                                  <a:pt x="88907" y="134234"/>
                                </a:cubicBezTo>
                                <a:cubicBezTo>
                                  <a:pt x="92754" y="130681"/>
                                  <a:pt x="98021" y="127040"/>
                                  <a:pt x="99797" y="126705"/>
                                </a:cubicBezTo>
                                <a:cubicBezTo>
                                  <a:pt x="100430" y="126588"/>
                                  <a:pt x="102147" y="126544"/>
                                  <a:pt x="103614" y="126612"/>
                                </a:cubicBezTo>
                                <a:cubicBezTo>
                                  <a:pt x="106673" y="126750"/>
                                  <a:pt x="107019" y="126965"/>
                                  <a:pt x="109089" y="130004"/>
                                </a:cubicBezTo>
                                <a:cubicBezTo>
                                  <a:pt x="110842" y="132578"/>
                                  <a:pt x="111137" y="134246"/>
                                  <a:pt x="111223" y="142044"/>
                                </a:cubicBezTo>
                                <a:cubicBezTo>
                                  <a:pt x="111323" y="151298"/>
                                  <a:pt x="111996" y="153301"/>
                                  <a:pt x="115280" y="154128"/>
                                </a:cubicBezTo>
                                <a:cubicBezTo>
                                  <a:pt x="121242" y="155629"/>
                                  <a:pt x="131177" y="152363"/>
                                  <a:pt x="147408" y="143564"/>
                                </a:cubicBezTo>
                                <a:cubicBezTo>
                                  <a:pt x="158742" y="137421"/>
                                  <a:pt x="179486" y="127246"/>
                                  <a:pt x="190655" y="122351"/>
                                </a:cubicBezTo>
                                <a:cubicBezTo>
                                  <a:pt x="201229" y="117718"/>
                                  <a:pt x="202166" y="117398"/>
                                  <a:pt x="205630" y="117243"/>
                                </a:cubicBezTo>
                                <a:cubicBezTo>
                                  <a:pt x="209436" y="117073"/>
                                  <a:pt x="210830" y="117593"/>
                                  <a:pt x="211779" y="119532"/>
                                </a:cubicBezTo>
                                <a:cubicBezTo>
                                  <a:pt x="212321" y="120642"/>
                                  <a:pt x="212334" y="121007"/>
                                  <a:pt x="211921" y="123792"/>
                                </a:cubicBezTo>
                                <a:cubicBezTo>
                                  <a:pt x="211483" y="126754"/>
                                  <a:pt x="211419" y="126899"/>
                                  <a:pt x="209645" y="128949"/>
                                </a:cubicBezTo>
                                <a:cubicBezTo>
                                  <a:pt x="208640" y="130108"/>
                                  <a:pt x="206389" y="132331"/>
                                  <a:pt x="204641" y="133886"/>
                                </a:cubicBezTo>
                                <a:cubicBezTo>
                                  <a:pt x="193379" y="143917"/>
                                  <a:pt x="175740" y="154711"/>
                                  <a:pt x="131085" y="178903"/>
                                </a:cubicBezTo>
                                <a:cubicBezTo>
                                  <a:pt x="127383" y="180908"/>
                                  <a:pt x="118675" y="185728"/>
                                  <a:pt x="111733" y="189613"/>
                                </a:cubicBezTo>
                                <a:cubicBezTo>
                                  <a:pt x="93761" y="199672"/>
                                  <a:pt x="88369" y="202644"/>
                                  <a:pt x="76395" y="209097"/>
                                </a:cubicBezTo>
                                <a:cubicBezTo>
                                  <a:pt x="70565" y="212241"/>
                                  <a:pt x="64809" y="215347"/>
                                  <a:pt x="63607" y="216001"/>
                                </a:cubicBezTo>
                                <a:cubicBezTo>
                                  <a:pt x="59860" y="218038"/>
                                  <a:pt x="40118" y="227960"/>
                                  <a:pt x="35168" y="230292"/>
                                </a:cubicBezTo>
                                <a:cubicBezTo>
                                  <a:pt x="29517" y="232956"/>
                                  <a:pt x="21955" y="236405"/>
                                  <a:pt x="13635" y="240125"/>
                                </a:cubicBezTo>
                                <a:lnTo>
                                  <a:pt x="0" y="246113"/>
                                </a:lnTo>
                                <a:lnTo>
                                  <a:pt x="0" y="238196"/>
                                </a:lnTo>
                                <a:lnTo>
                                  <a:pt x="10890" y="233403"/>
                                </a:lnTo>
                                <a:cubicBezTo>
                                  <a:pt x="17726" y="230344"/>
                                  <a:pt x="23498" y="227702"/>
                                  <a:pt x="27691" y="225710"/>
                                </a:cubicBezTo>
                                <a:cubicBezTo>
                                  <a:pt x="29873" y="224674"/>
                                  <a:pt x="31722" y="223825"/>
                                  <a:pt x="31799" y="223825"/>
                                </a:cubicBezTo>
                                <a:cubicBezTo>
                                  <a:pt x="32040" y="223825"/>
                                  <a:pt x="50108" y="214855"/>
                                  <a:pt x="54014" y="212796"/>
                                </a:cubicBezTo>
                                <a:cubicBezTo>
                                  <a:pt x="63945" y="207563"/>
                                  <a:pt x="66884" y="205997"/>
                                  <a:pt x="72020" y="203212"/>
                                </a:cubicBezTo>
                                <a:cubicBezTo>
                                  <a:pt x="75074" y="201555"/>
                                  <a:pt x="79012" y="199399"/>
                                  <a:pt x="80771" y="198419"/>
                                </a:cubicBezTo>
                                <a:cubicBezTo>
                                  <a:pt x="82529" y="197440"/>
                                  <a:pt x="86921" y="195009"/>
                                  <a:pt x="90531" y="193016"/>
                                </a:cubicBezTo>
                                <a:cubicBezTo>
                                  <a:pt x="94140" y="191022"/>
                                  <a:pt x="102394" y="186409"/>
                                  <a:pt x="108873" y="182760"/>
                                </a:cubicBezTo>
                                <a:cubicBezTo>
                                  <a:pt x="115351" y="179113"/>
                                  <a:pt x="125574" y="173437"/>
                                  <a:pt x="131590" y="170148"/>
                                </a:cubicBezTo>
                                <a:cubicBezTo>
                                  <a:pt x="155692" y="156970"/>
                                  <a:pt x="172796" y="147016"/>
                                  <a:pt x="184428" y="139396"/>
                                </a:cubicBezTo>
                                <a:cubicBezTo>
                                  <a:pt x="190681" y="135300"/>
                                  <a:pt x="201230" y="127098"/>
                                  <a:pt x="200798" y="126665"/>
                                </a:cubicBezTo>
                                <a:cubicBezTo>
                                  <a:pt x="200617" y="126484"/>
                                  <a:pt x="189418" y="131425"/>
                                  <a:pt x="178539" y="136488"/>
                                </a:cubicBezTo>
                                <a:cubicBezTo>
                                  <a:pt x="177058" y="137178"/>
                                  <a:pt x="168501" y="141380"/>
                                  <a:pt x="159523" y="145827"/>
                                </a:cubicBezTo>
                                <a:cubicBezTo>
                                  <a:pt x="140247" y="155375"/>
                                  <a:pt x="139262" y="155837"/>
                                  <a:pt x="134451" y="157580"/>
                                </a:cubicBezTo>
                                <a:cubicBezTo>
                                  <a:pt x="125440" y="160844"/>
                                  <a:pt x="119733" y="161680"/>
                                  <a:pt x="114228" y="160548"/>
                                </a:cubicBezTo>
                                <a:cubicBezTo>
                                  <a:pt x="110975" y="159879"/>
                                  <a:pt x="110914" y="159848"/>
                                  <a:pt x="108728" y="157778"/>
                                </a:cubicBezTo>
                                <a:cubicBezTo>
                                  <a:pt x="106063" y="155256"/>
                                  <a:pt x="105931" y="155046"/>
                                  <a:pt x="104878" y="151635"/>
                                </a:cubicBezTo>
                                <a:cubicBezTo>
                                  <a:pt x="104244" y="149585"/>
                                  <a:pt x="103922" y="147313"/>
                                  <a:pt x="103521" y="142108"/>
                                </a:cubicBezTo>
                                <a:cubicBezTo>
                                  <a:pt x="103233" y="138347"/>
                                  <a:pt x="102909" y="135128"/>
                                  <a:pt x="102801" y="134955"/>
                                </a:cubicBezTo>
                                <a:cubicBezTo>
                                  <a:pt x="102187" y="133959"/>
                                  <a:pt x="99423" y="135386"/>
                                  <a:pt x="93727" y="139636"/>
                                </a:cubicBezTo>
                                <a:cubicBezTo>
                                  <a:pt x="87185" y="144520"/>
                                  <a:pt x="79435" y="151739"/>
                                  <a:pt x="70117" y="161623"/>
                                </a:cubicBezTo>
                                <a:cubicBezTo>
                                  <a:pt x="62162" y="170062"/>
                                  <a:pt x="58263" y="174574"/>
                                  <a:pt x="49831" y="185094"/>
                                </a:cubicBezTo>
                                <a:cubicBezTo>
                                  <a:pt x="42216" y="194594"/>
                                  <a:pt x="43106" y="193560"/>
                                  <a:pt x="40610" y="195808"/>
                                </a:cubicBezTo>
                                <a:cubicBezTo>
                                  <a:pt x="38360" y="197833"/>
                                  <a:pt x="37730" y="197947"/>
                                  <a:pt x="35373" y="196752"/>
                                </a:cubicBezTo>
                                <a:cubicBezTo>
                                  <a:pt x="33171" y="195636"/>
                                  <a:pt x="32855" y="194774"/>
                                  <a:pt x="33115" y="190605"/>
                                </a:cubicBezTo>
                                <a:cubicBezTo>
                                  <a:pt x="33446" y="185287"/>
                                  <a:pt x="35101" y="178769"/>
                                  <a:pt x="39208" y="166612"/>
                                </a:cubicBezTo>
                                <a:cubicBezTo>
                                  <a:pt x="41551" y="159678"/>
                                  <a:pt x="47192" y="141257"/>
                                  <a:pt x="48690" y="135649"/>
                                </a:cubicBezTo>
                                <a:cubicBezTo>
                                  <a:pt x="50767" y="127874"/>
                                  <a:pt x="51874" y="120923"/>
                                  <a:pt x="51906" y="115443"/>
                                </a:cubicBezTo>
                                <a:cubicBezTo>
                                  <a:pt x="51942" y="109328"/>
                                  <a:pt x="51317" y="106313"/>
                                  <a:pt x="49687" y="104734"/>
                                </a:cubicBezTo>
                                <a:cubicBezTo>
                                  <a:pt x="48792" y="103866"/>
                                  <a:pt x="48162" y="103456"/>
                                  <a:pt x="47139" y="103593"/>
                                </a:cubicBezTo>
                                <a:cubicBezTo>
                                  <a:pt x="46116" y="103730"/>
                                  <a:pt x="44700" y="104414"/>
                                  <a:pt x="42235" y="105732"/>
                                </a:cubicBezTo>
                                <a:cubicBezTo>
                                  <a:pt x="39828" y="107018"/>
                                  <a:pt x="33485" y="110376"/>
                                  <a:pt x="28138" y="113193"/>
                                </a:cubicBezTo>
                                <a:cubicBezTo>
                                  <a:pt x="18747" y="118142"/>
                                  <a:pt x="18326" y="118408"/>
                                  <a:pt x="15737" y="121000"/>
                                </a:cubicBezTo>
                                <a:cubicBezTo>
                                  <a:pt x="13560" y="123177"/>
                                  <a:pt x="10709" y="126491"/>
                                  <a:pt x="7558" y="130466"/>
                                </a:cubicBezTo>
                                <a:lnTo>
                                  <a:pt x="0" y="140649"/>
                                </a:lnTo>
                                <a:lnTo>
                                  <a:pt x="0" y="131607"/>
                                </a:lnTo>
                                <a:lnTo>
                                  <a:pt x="502" y="130938"/>
                                </a:lnTo>
                                <a:cubicBezTo>
                                  <a:pt x="1446" y="129735"/>
                                  <a:pt x="2647" y="128181"/>
                                  <a:pt x="3168" y="127488"/>
                                </a:cubicBezTo>
                                <a:cubicBezTo>
                                  <a:pt x="3689" y="126794"/>
                                  <a:pt x="4060" y="126228"/>
                                  <a:pt x="3993" y="126233"/>
                                </a:cubicBezTo>
                                <a:cubicBezTo>
                                  <a:pt x="3924" y="126237"/>
                                  <a:pt x="2280" y="127110"/>
                                  <a:pt x="336" y="128172"/>
                                </a:cubicBezTo>
                                <a:lnTo>
                                  <a:pt x="0" y="128356"/>
                                </a:lnTo>
                                <a:lnTo>
                                  <a:pt x="0" y="119199"/>
                                </a:lnTo>
                                <a:lnTo>
                                  <a:pt x="3446" y="117353"/>
                                </a:lnTo>
                                <a:cubicBezTo>
                                  <a:pt x="6270" y="115804"/>
                                  <a:pt x="12064" y="112683"/>
                                  <a:pt x="16321" y="110415"/>
                                </a:cubicBezTo>
                                <a:cubicBezTo>
                                  <a:pt x="20578" y="108146"/>
                                  <a:pt x="25804" y="105184"/>
                                  <a:pt x="27932" y="103832"/>
                                </a:cubicBezTo>
                                <a:cubicBezTo>
                                  <a:pt x="30061" y="102479"/>
                                  <a:pt x="33317" y="100760"/>
                                  <a:pt x="35168" y="100011"/>
                                </a:cubicBezTo>
                                <a:cubicBezTo>
                                  <a:pt x="37019" y="99261"/>
                                  <a:pt x="44440" y="95607"/>
                                  <a:pt x="51658" y="91894"/>
                                </a:cubicBezTo>
                                <a:cubicBezTo>
                                  <a:pt x="78596" y="78039"/>
                                  <a:pt x="98275" y="68476"/>
                                  <a:pt x="117287" y="60007"/>
                                </a:cubicBezTo>
                                <a:cubicBezTo>
                                  <a:pt x="127546" y="55436"/>
                                  <a:pt x="128467" y="55048"/>
                                  <a:pt x="151446" y="45563"/>
                                </a:cubicBezTo>
                                <a:cubicBezTo>
                                  <a:pt x="215511" y="19121"/>
                                  <a:pt x="236624" y="11361"/>
                                  <a:pt x="257797" y="6472"/>
                                </a:cubicBezTo>
                                <a:cubicBezTo>
                                  <a:pt x="268197" y="4071"/>
                                  <a:pt x="282047" y="1536"/>
                                  <a:pt x="290947" y="403"/>
                                </a:cubicBezTo>
                                <a:cubicBezTo>
                                  <a:pt x="293313" y="102"/>
                                  <a:pt x="294786" y="0"/>
                                  <a:pt x="295667" y="148"/>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63B145" id="Group 3006" o:spid="_x0000_s1026" style="position:absolute;margin-left:50.75pt;margin-top:5.85pt;width:117.25pt;height:28.85pt;z-index:251661312" coordsize="14890,36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">
                <v:rect id="Rectangle 235" o:spid="_x0000_s1027" style="position:absolute;left:4222;top:1654;width:500;height:23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" filled="f" stroked="f">
                  <v:textbox inset="0,0,0,0">
                    <w:txbxContent>
                      <w:p w14:paraId="79010672" w14:textId="77777777" w:rsidR="0009051A" w:rsidRDefault="00000000">
                        <w:pPr>
                          <w:spacing w:after="160" w:line="259" w:lineRule="auto"/>
                          <w:ind w:left="0" w:firstLine="0"/>
                        </w:pPr>
                        <w:r>
                          <w:rPr>
                            <w:b/>
                            <w:color w:val="111111"/>
                            <w:sz w:val="20"/>
                          </w:rPr>
                          <w:t xml:space="preserve"> </w:t>
                        </w:r>
                      </w:p>
                    </w:txbxContent>
                  </v:textbox>
                </v:rect>
                <v:rect id="Rectangle 236" o:spid="_x0000_s1028" style="position:absolute;left:7778;top:1654;width:500;height:23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" filled="f" stroked="f">
                  <v:textbox inset="0,0,0,0">
                    <w:txbxContent>
                      <w:p w14:paraId="2A51CBCD" w14:textId="77777777" w:rsidR="0009051A" w:rsidRDefault="00000000">
                        <w:pPr>
                          <w:spacing w:after="160" w:line="259" w:lineRule="auto"/>
                          <w:ind w:left="0" w:firstLine="0"/>
                        </w:pPr>
                        <w:r>
                          <w:rPr>
                            <w:b/>
                            <w:color w:val="111111"/>
                            <w:sz w:val="20"/>
                          </w:rPr>
                          <w:t xml:space="preserve"> </w:t>
                        </w:r>
                      </w:p>
                    </w:txbxContent>
                  </v:textbox>
                </v:rect>
                <v:rect id="Rectangle 237" o:spid="_x0000_s1029" style="position:absolute;left:11334;top:1654;width:500;height:23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" filled="f" stroked="f">
                  <v:textbox inset="0,0,0,0">
                    <w:txbxContent>
                      <w:p w14:paraId="014077CD" w14:textId="77777777" w:rsidR="0009051A" w:rsidRDefault="00000000">
                        <w:pPr>
                          <w:spacing w:after="160" w:line="259" w:lineRule="auto"/>
                          <w:ind w:left="0" w:firstLine="0"/>
                        </w:pPr>
                        <w:r>
                          <w:rPr>
                            <w:b/>
                            <w:color w:val="111111"/>
                            <w:sz w:val="20"/>
                          </w:rPr>
                          <w:t xml:space="preserve"> </w:t>
                        </w:r>
                      </w:p>
                    </w:txbxContent>
                  </v:textbox>
                </v:rect>
                <v:shape id="Shape 247" o:spid="_x0000_s1030" style="position:absolute;top:3104;width:14890;height:0;visibility:visible;mso-wrap-style:square;v-text-anchor:top" coordsize="148907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" path="m,l1489075,e" filled="f" strokecolor="#111" strokeweight=".5pt">
                  <v:stroke miterlimit="83231f" joinstyle="miter"/>
                  <v:path arrowok="t" textboxrect="0,0,1489075,0"/>
                </v:shape>
                <v:shape id="Shape 293" o:spid="_x0000_s1031" style="position:absolute;left:1331;top:1602;width:877;height:1612;visibility:visible;mso-wrap-style:square;v-text-anchor:top" coordsize="87751,161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" path="m87751,r,22527l87443,23462v-1334,4098,-2876,8883,-4687,14524c81359,42335,79390,49303,78379,53467v-1009,4166,-2291,9162,-2847,11104c74977,66514,74553,68134,74590,68170v36,37,3249,-2034,7138,-4603l87751,59664r,8855l78510,74499r-7236,4778l70183,83621v-1900,7563,-5066,20709,-6321,26253c61045,122307,60101,125271,56505,132978v-1202,2572,-1679,3282,-2216,3282c53303,136260,53384,135248,54953,128008v740,-3422,2173,-11333,3182,-17580c59144,104181,60582,96055,61330,92366v748,-3686,1313,-6751,1254,-6808c62526,85499,60217,87079,57452,89071,41084,100855,26018,113028,18610,120452,12215,126860,7932,133541,6647,139120v-1530,6633,2938,11799,12270,14188c24343,154697,28222,154845,39469,154094v12064,-806,13621,-986,24906,-2888c73200,149720,78559,148763,83765,147592r3986,-1058l87751,153315r-17613,3649c62516,158319,55189,159415,50744,159792v-16969,1438,-25928,1361,-32309,-277c14168,158420,8991,156149,6797,154412,5241,153180,2451,149716,1528,147870,531,145876,,141601,443,139120v785,-4403,3551,-10387,7157,-15481c14320,114143,36780,94929,62433,76732v2761,-1959,2969,-2192,3428,-3841c66315,71262,68802,62086,69940,57843v273,-1018,1179,-4728,2014,-8245c73601,42659,73496,43025,76435,33948v1109,-3424,3252,-10088,4765,-14809c83183,12951,84378,9268,85422,6252l87751,xe" fillcolor="black" stroked="f" strokeweight="0">
                  <v:stroke miterlimit="83231f" joinstyle="miter"/>
                  <v:path arrowok="t" textboxrect="0,0,87751,161230"/>
                </v:shape>
                <v:shape id="Shape 294" o:spid="_x0000_s1032" style="position:absolute;left:2208;top:2976;width:309;height:159;visibility:visible;mso-wrap-style:square;v-text-anchor:top" coordsize="30849,15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" path="m30849,r,7358l20195,10597c13661,12498,7131,14329,3548,15230l,15965,,9184,14485,5339,30849,xe" fillcolor="black" stroked="f" strokeweight="0">
                  <v:stroke miterlimit="83231f" joinstyle="miter"/>
                  <v:path arrowok="t" textboxrect="0,0,30849,15965"/>
                </v:shape>
                <v:shape id="Shape 295" o:spid="_x0000_s1033" style="position:absolute;left:2208;top:1276;width:309;height:1385;visibility:visible;mso-wrap-style:square;v-text-anchor:top" coordsize="30849,1384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" path="m14048,1697c17287,,20105,3315,20533,9326v719,10105,406,29451,-791,49108c18933,71693,18617,80391,18951,80208v135,-76,3124,-1881,6640,-4011l30849,73051r,9016l21049,87936r-2189,1355l18901,99862v42,11110,356,14519,1849,20129c23016,128504,24556,131345,26135,129918r4714,-9833l30849,135197r-2997,2979c26995,138423,23373,138105,21962,137661v-1101,-347,-4186,-3677,-5130,-5537c14872,128256,13069,121875,11942,114807v-507,-3180,-646,-5811,-650,-12368c11290,97858,11210,94109,11113,94109v-145,,-3306,1966,-7395,4568l,101083,,92228,6086,88285r5034,-3177l11175,77577v50,-6981,342,-13537,1129,-25368c12781,45025,12983,39033,13119,28061v68,-5507,58,-10012,-23,-10012c13016,18049,12895,18238,12828,18469v-579,2000,-3117,9027,-5254,14557c6392,36083,5061,39822,3119,45618l,55091,,32564,982,29927c2343,26448,4323,21027,5383,17880,8606,8316,11411,3079,14048,1697xe" fillcolor="black" stroked="f" strokeweight="0">
                  <v:stroke miterlimit="83231f" joinstyle="miter"/>
                  <v:path arrowok="t" textboxrect="0,0,30849,138423"/>
                </v:shape>
                <v:shape id="Shape 296" o:spid="_x0000_s1034" style="position:absolute;left:2517;top:2655;width:820;height:1006;visibility:visible;mso-wrap-style:square;v-text-anchor:top" coordsize="82044,1006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" path="m82044,r,15315l80125,20429v-2672,7279,-5590,15507,-6894,19620c70396,48990,66342,62728,65635,65794v-1423,6169,-1731,9530,-1723,18761l63919,93392r669,-841c64955,92089,66179,89892,67305,87671v1126,-2222,2860,-5488,3852,-7260c73111,76922,75339,71930,78102,64756l82044,53598r,18693l76688,82968v-741,1210,-2417,4202,-3727,6650c69185,96679,68118,98126,65661,99507v-1437,810,-2361,1127,-2889,994c61759,100247,59463,98419,58989,97488,58036,95616,57739,91497,57954,83141v298,-11579,955,-15492,4605,-27443c66548,42640,70218,32220,78174,11365r863,-2265l77445,9732v-877,348,-4016,1649,-6978,2892c46341,22746,19789,33027,6017,37582l,39411,,32052,16890,26541c28672,22208,41961,16859,59192,9599v2314,-975,6252,-2620,8750,-3654c70442,4908,74745,3102,77504,1929l82044,xe" fillcolor="black" stroked="f" strokeweight="0">
                  <v:stroke miterlimit="83231f" joinstyle="miter"/>
                  <v:path arrowok="t" textboxrect="0,0,82044,100634"/>
                </v:shape>
                <v:shape id="Shape 297" o:spid="_x0000_s1035" style="position:absolute;left:2850;top:2629;width:126;height:119;visibility:visible;mso-wrap-style:square;v-text-anchor:top" coordsize="12606,119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" path="m2184,1167c3353,,5048,1015,5048,2881r,1223l5974,3250c8892,562,10520,605,11714,3404v892,2089,357,3551,-2210,6060c8000,10933,7649,11109,5621,11395,2020,11905,842,11070,306,7625,,5661,43,5311,800,3597,1256,2567,1880,1474,2184,1167xe" fillcolor="black" stroked="f" strokeweight="0">
                  <v:stroke miterlimit="83231f" joinstyle="miter"/>
                  <v:path arrowok="t" textboxrect="0,0,12606,11905"/>
                </v:shape>
                <v:shape id="Shape 298" o:spid="_x0000_s1036" style="position:absolute;left:2517;top:559;width:820;height:2069;visibility:visible;mso-wrap-style:square;v-text-anchor:top" coordsize="82044,206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" path="m50710,467v929,582,849,1820,-424,6521c48571,13315,47858,16687,46910,22923v-1076,7092,-2507,14542,-4403,22933c41671,49558,39792,58191,38331,65039v-1460,6850,-3123,14650,-3696,17333c31616,96530,28621,109962,26058,120835v-1212,5146,-2204,9489,-2204,9654c23854,130654,25634,129767,27809,128518v2174,-1249,5847,-3337,8161,-4643c38284,122570,43130,119835,46740,117797v17452,-9853,21916,-12369,28824,-16243l82044,97920r,9217l70495,113594v-15548,8709,-32526,18250,-42206,23730c24218,139630,21673,141274,21481,141727v-168,395,-755,2916,-1302,5600c17586,160025,13705,176240,11678,182833v-1824,5933,-6336,17601,-7846,20284l,206925,,191813r110,-230c4422,180006,7249,169645,11247,150762v453,-2139,785,-3927,738,-3974c11943,146747,7662,149244,2808,152113l,153795r,-9016l7732,140152r6593,-3898l14921,133461v327,-1536,1852,-8170,3389,-14741c19845,112149,21582,104576,22168,101892,25373,87197,27476,77410,29436,68068v1205,-5738,3100,-14446,4211,-19351c36246,37254,37738,29638,38986,21457v552,-3609,1470,-8220,2039,-10245c42050,7576,44418,2619,45678,1478,46555,686,49964,,50710,467xe" fillcolor="black" stroked="f" strokeweight="0">
                  <v:stroke miterlimit="83231f" joinstyle="miter"/>
                  <v:path arrowok="t" textboxrect="0,0,82044,206925"/>
                </v:shape>
                <v:shape id="Shape 299" o:spid="_x0000_s1037" style="position:absolute;left:3337;top:1964;width:259;height:1414;visibility:visible;mso-wrap-style:square;v-text-anchor:top" coordsize="25843,1413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" path="m25843,r,14277l15487,42176c13959,46527,11395,53682,9787,58079,8179,62474,6906,66070,6957,66070v179,,12750,-5445,13676,-5923c21150,59879,21573,59455,21573,59206v,-251,464,-1951,1029,-3778c22901,54460,23431,52677,24085,50443r1758,-6055l25843,69198r-1545,4618c22820,78348,20685,84708,19552,87948v-1131,3239,-3239,9372,-4685,13630c10496,114458,9803,116428,6862,124296,4359,130995,2094,136648,60,141271l,141392,,122699,6214,105111c9098,96504,12980,85004,14841,79555v1859,-5450,3340,-10008,3290,-10131c18019,69152,4068,75047,3502,75603v-161,159,-848,1821,-1829,4353l,84416,,69101r478,-203l2447,63698c3529,60838,6329,53047,8670,46383,16249,24809,16025,25427,20929,12391l25843,xe" fillcolor="black" stroked="f" strokeweight="0">
                  <v:stroke miterlimit="83231f" joinstyle="miter"/>
                  <v:path arrowok="t" textboxrect="0,0,25843,141392"/>
                </v:shape>
                <v:shape id="Shape 300" o:spid="_x0000_s1038" style="position:absolute;left:3337;top:1134;width:259;height:497;visibility:visible;mso-wrap-style:square;v-text-anchor:top" coordsize="25843,496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" path="m25843,r,10713l22006,16686c17270,24428,13708,29958,11914,32353v-962,1287,-1677,2339,-1587,2339c10417,34692,11659,34031,13087,33224v1116,-632,6235,-3446,11827,-6508l25843,26209r,9145l22078,37404v-1979,1080,-6499,3590,-12467,6918l,49696,,40480r974,-546l3868,34873c5461,32090,7740,28297,8934,26445v3518,-5452,4967,-7731,6750,-10618c16610,14327,19415,9970,21918,6144l25843,xe" fillcolor="black" stroked="f" strokeweight="0">
                  <v:stroke miterlimit="83231f" joinstyle="miter"/>
                  <v:path arrowok="t" textboxrect="0,0,25843,49696"/>
                </v:shape>
                <v:shape id="Shape 301" o:spid="_x0000_s1039" style="position:absolute;left:3596;top:770;width:374;height:1886;visibility:visible;mso-wrap-style:square;v-text-anchor:top" coordsize="37464,1886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" path="m30210,164v3156,326,4046,918,5385,3575c36361,5260,36843,6693,37128,8632r336,7613l37464,16901r-210,5128c36859,29168,36043,39981,35657,42391v-66,416,-67,757,-1,757l37464,42179r,9157l34270,53084r-397,2688c33207,60270,33238,60347,34837,58094r2627,-3507l37464,63629r-2409,3245c30679,73135,31126,72310,30554,75197v-1220,6156,-3890,16762,-7732,30718c21599,110358,19633,117929,18455,122743,16635,130175,8106,161280,4891,172216v-544,1849,-960,3403,-924,3450c4033,175750,5709,175031,25178,166584r12286,-5408l37464,169093r-12455,5470c19550,176917,14627,179044,14072,179290v-555,245,-3584,1540,-6731,2877c4194,183506,1512,184692,1381,184805v-66,57,-427,1035,-958,2567l,188636,,163826r474,-1631c2071,156657,3746,150778,4657,147479v2219,-8039,3205,-11562,3859,-13799c8869,132477,10309,126798,11718,121060v1409,-5739,3157,-12515,3882,-15057c16327,103459,17384,99541,17952,97296v566,-2246,986,-4130,931,-4184c18652,92883,11060,106638,9564,109996,7480,114675,3903,123586,145,133324l,133714,,119438r611,-1541c2761,112604,4800,107693,5471,106260,7379,102181,11302,95272,17661,84786v2558,-4216,4879,-8110,5160,-8653c23490,74838,24035,72247,26006,60985v341,-1943,592,-3565,558,-3602c26529,57347,25446,57891,24157,58593v-1289,703,-7645,4163,-14124,7690c6794,68045,3622,69772,1121,71134l,71744,,62599,13736,55107v3079,-1665,14126,-7677,14201,-7727c28300,47132,30947,24137,31250,18580v142,-2593,81,-5418,-156,-7365c30881,9478,30520,7702,30293,7268v-412,-786,-422,-788,-1419,-174c27494,7945,25075,10580,21101,15567v-4013,5037,-5877,7647,-8039,11258c10915,30411,2799,43008,595,46177l,47103,,36390,9171,22034c11612,18021,17744,9730,21306,5624,23058,3606,24478,2354,26128,1374,28270,101,28615,,30210,164xe" fillcolor="black" stroked="f" strokeweight="0">
                  <v:stroke miterlimit="83231f" joinstyle="miter"/>
                  <v:path arrowok="t" textboxrect="0,0,37464,188636"/>
                </v:shape>
                <v:shape id="Shape 302" o:spid="_x0000_s1040" style="position:absolute;left:3970;top:932;width:1;height:7;visibility:visible;mso-wrap-style:square;v-text-anchor:top" coordsize="14,6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" path="m,l14,315,,656,,xe" fillcolor="black" stroked="f" strokeweight="0">
                  <v:stroke miterlimit="83231f" joinstyle="miter"/>
                  <v:path arrowok="t" textboxrect="0,0,14,656"/>
                </v:shape>
                <v:shape id="Shape 303" o:spid="_x0000_s1041" style="position:absolute;left:3970;width:2969;height:2461;visibility:visible;mso-wrap-style:square;v-text-anchor:top" coordsize="296837,2461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" path="m295667,148v881,148,1170,545,1170,1243c296837,1701,296630,2127,296378,2336v-252,210,-5363,1801,-11358,3536c247264,16803,237791,19893,213540,29201v-9850,3780,-33316,13142,-41395,16517c167272,47752,155374,52662,145052,56899v-14629,6003,-29056,12329,-42406,18594c91255,80838,53174,100000,53174,100386v,192,523,927,1161,1635c55146,102918,55780,104203,56432,106268v906,2869,935,3199,941,10534c57380,123681,57292,124867,56414,129752v-1767,9850,-6067,24851,-13125,45779c39441,186941,38022,191960,38508,192445v327,326,4901,-4590,11352,-12202c53312,176170,59122,169506,62772,165435v8076,-9010,11189,-12764,15490,-18680c83138,140049,85056,137793,88907,134234v3847,-3553,9114,-7194,10890,-7529c100430,126588,102147,126544,103614,126612v3059,138,3405,353,5475,3392c110842,132578,111137,134246,111223,142044v100,9254,773,11257,4057,12084c121242,155629,131177,152363,147408,143564v11334,-6143,32078,-16318,43247,-21213c201229,117718,202166,117398,205630,117243v3806,-170,5200,350,6149,2289c212321,120642,212334,121007,211921,123792v-438,2962,-502,3107,-2276,5157c208640,130108,206389,132331,204641,133886v-11262,10031,-28901,20825,-73556,45017c127383,180908,118675,185728,111733,189613,93761,199672,88369,202644,76395,209097v-5830,3144,-11586,6250,-12788,6904c59860,218038,40118,227960,35168,230292v-5651,2664,-13213,6113,-21533,9833l,246113r,-7917l10890,233403v6836,-3059,12608,-5701,16801,-7693c29873,224674,31722,223825,31799,223825v241,,18309,-8970,22215,-11029c63945,207563,66884,205997,72020,203212v3054,-1657,6992,-3813,8751,-4793c82529,197440,86921,195009,90531,193016v3609,-1994,11863,-6607,18342,-10256c115351,179113,125574,173437,131590,170148v24102,-13178,41206,-23132,52838,-30752c190681,135300,201230,127098,200798,126665v-181,-181,-11380,4760,-22259,9823c177058,137178,168501,141380,159523,145827v-19276,9548,-20261,10010,-25072,11753c125440,160844,119733,161680,114228,160548v-3253,-669,-3314,-700,-5500,-2770c106063,155256,105931,155046,104878,151635v-634,-2050,-956,-4322,-1357,-9527c103233,138347,102909,135128,102801,134955v-614,-996,-3378,431,-9074,4681c87185,144520,79435,151739,70117,161623v-7955,8439,-11854,12951,-20286,23471c42216,194594,43106,193560,40610,195808v-2250,2025,-2880,2139,-5237,944c33171,195636,32855,194774,33115,190605v331,-5318,1986,-11836,6093,-23993c41551,159678,47192,141257,48690,135649v2077,-7775,3184,-14726,3216,-20206c51942,109328,51317,106313,49687,104734v-895,-868,-1525,-1278,-2548,-1141c46116,103730,44700,104414,42235,105732v-2407,1286,-8750,4644,-14097,7461c18747,118142,18326,118408,15737,121000v-2177,2177,-5028,5491,-8179,9466l,140649r,-9042l502,130938v944,-1203,2145,-2757,2666,-3450c3689,126794,4060,126228,3993,126233v-69,4,-1713,877,-3657,1939l,128356r,-9157l3446,117353v2824,-1549,8618,-4670,12875,-6938c20578,108146,25804,105184,27932,103832v2129,-1353,5385,-3072,7236,-3821c37019,99261,44440,95607,51658,91894,78596,78039,98275,68476,117287,60007v10259,-4571,11180,-4959,34159,-14444c215511,19121,236624,11361,257797,6472,268197,4071,282047,1536,290947,403,293313,102,294786,,295667,148xe" fillcolor="black" stroked="f" strokeweight="0">
                  <v:stroke miterlimit="83231f" joinstyle="miter"/>
                  <v:path arrowok="t" textboxrect="0,0,296837,246113"/>
                </v:shape>
                <w10:wrap type="square"/>
              </v:group>
            </w:pict>
          </mc:Fallback>
        </mc:AlternateContent>
      </w:r>
      <w:r>
        <w:rPr>
          <w:b/>
          <w:color w:val="111111"/>
          <w:sz w:val="20"/>
        </w:rPr>
        <w:t xml:space="preserve"> </w:t>
      </w:r>
    </w:p>
    <w:p w14:paraId="7E4CFFA3" w14:textId="77777777" w:rsidR="0009051A" w:rsidRDefault="00000000">
      <w:pPr>
        <w:tabs>
          <w:tab w:val="center" w:pos="3360"/>
        </w:tabs>
        <w:spacing w:after="114" w:line="259" w:lineRule="auto"/>
        <w:ind w:left="-15" w:firstLine="0"/>
      </w:pPr>
      <w:r>
        <w:rPr>
          <w:b/>
          <w:color w:val="111111"/>
          <w:sz w:val="20"/>
        </w:rPr>
        <w:t xml:space="preserve">Signature:   </w:t>
      </w:r>
      <w:r>
        <w:rPr>
          <w:b/>
          <w:color w:val="111111"/>
          <w:sz w:val="20"/>
        </w:rPr>
        <w:tab/>
        <w:t xml:space="preserve"> </w:t>
      </w:r>
    </w:p>
    <w:p w14:paraId="6AF7FB23" w14:textId="77777777" w:rsidR="0009051A" w:rsidRDefault="00000000">
      <w:pPr>
        <w:spacing w:after="114" w:line="259" w:lineRule="auto"/>
        <w:ind w:left="0" w:firstLine="0"/>
      </w:pPr>
      <w:r>
        <w:rPr>
          <w:b/>
          <w:color w:val="111111"/>
          <w:sz w:val="20"/>
        </w:rPr>
        <w:t xml:space="preserve"> </w:t>
      </w:r>
    </w:p>
    <w:p w14:paraId="466A4F59" w14:textId="77777777" w:rsidR="0009051A" w:rsidRDefault="00000000">
      <w:pPr>
        <w:spacing w:after="109" w:line="265" w:lineRule="auto"/>
        <w:ind w:left="-5"/>
      </w:pPr>
      <w:r>
        <w:rPr>
          <w:color w:val="111111"/>
          <w:sz w:val="20"/>
        </w:rPr>
        <w:t xml:space="preserve">Name: Neil McGregor </w:t>
      </w:r>
    </w:p>
    <w:p w14:paraId="7772D6E1" w14:textId="77777777" w:rsidR="0009051A" w:rsidRDefault="00000000">
      <w:pPr>
        <w:spacing w:after="109" w:line="265" w:lineRule="auto"/>
        <w:ind w:left="-5"/>
      </w:pPr>
      <w:r>
        <w:rPr>
          <w:color w:val="111111"/>
          <w:sz w:val="20"/>
        </w:rPr>
        <w:t xml:space="preserve">Position: Founder </w:t>
      </w:r>
    </w:p>
    <w:p w14:paraId="0BAA75DF" w14:textId="77777777" w:rsidR="0009051A" w:rsidRDefault="00000000">
      <w:pPr>
        <w:spacing w:after="487" w:line="265" w:lineRule="auto"/>
        <w:ind w:left="-5"/>
      </w:pPr>
      <w:r>
        <w:rPr>
          <w:color w:val="111111"/>
          <w:sz w:val="20"/>
        </w:rPr>
        <w:t xml:space="preserve">Date: April 13, 2026 </w:t>
      </w:r>
    </w:p>
    <w:p w14:paraId="2578905B" w14:textId="77777777" w:rsidR="0009051A" w:rsidRDefault="00000000">
      <w:pPr>
        <w:spacing w:after="109" w:line="265" w:lineRule="auto"/>
        <w:ind w:left="-5"/>
      </w:pPr>
      <w:r>
        <w:rPr>
          <w:color w:val="111111"/>
          <w:sz w:val="20"/>
        </w:rPr>
        <w:t xml:space="preserve">Hobart, Tasmania, Australia </w:t>
      </w:r>
    </w:p>
    <w:p w14:paraId="1D46AA35" w14:textId="77777777" w:rsidR="0009051A" w:rsidRDefault="00000000">
      <w:pPr>
        <w:spacing w:after="109" w:line="265" w:lineRule="auto"/>
        <w:ind w:left="-5"/>
      </w:pPr>
      <w:r>
        <w:rPr>
          <w:color w:val="111111"/>
          <w:sz w:val="20"/>
        </w:rPr>
        <w:t xml:space="preserve">Email: sales@youmimic.com </w:t>
      </w:r>
    </w:p>
    <w:p w14:paraId="3AFC811B" w14:textId="77777777" w:rsidR="0009051A" w:rsidRDefault="00000000">
      <w:pPr>
        <w:spacing w:after="109" w:line="265" w:lineRule="auto"/>
        <w:ind w:left="-5"/>
      </w:pPr>
      <w:r>
        <w:rPr>
          <w:color w:val="111111"/>
          <w:sz w:val="20"/>
        </w:rPr>
        <w:t>Web: youmimic.com</w:t>
      </w:r>
    </w:p>
    <w:p w14:paraId="03F1B816" w14:textId="77777777" w:rsidR="0009051A" w:rsidRDefault="0009051A">
      <w:pPr>
        <w:sectPr w:rsidR="0009051A">
          <w:type w:val="continuous"/>
          <w:pgSz w:w="11906" w:h="16838"/>
          <w:pgMar w:top="616" w:right="987" w:bottom="202" w:left="436" w:header="720" w:footer="720" w:gutter="0"/>
          <w:cols w:num="2" w:space="649"/>
        </w:sectPr>
      </w:pPr>
    </w:p>
    <w:p w14:paraId="6B2FDE36" w14:textId="77777777" w:rsidR="0009051A" w:rsidRDefault="00000000">
      <w:pPr>
        <w:spacing w:after="11" w:line="265" w:lineRule="auto"/>
        <w:ind w:right="-226"/>
        <w:jc w:val="right"/>
      </w:pPr>
      <w:r>
        <w:rPr>
          <w:sz w:val="20"/>
        </w:rPr>
        <w:t xml:space="preserve">Web: youmimic.com </w:t>
      </w:r>
    </w:p>
    <w:p w14:paraId="266C9CA1" w14:textId="77777777" w:rsidR="0009051A" w:rsidRDefault="00000000">
      <w:pPr>
        <w:spacing w:after="11" w:line="265" w:lineRule="auto"/>
        <w:ind w:right="-226"/>
        <w:jc w:val="right"/>
      </w:pPr>
      <w:r>
        <w:rPr>
          <w:sz w:val="20"/>
        </w:rPr>
        <w:t xml:space="preserve">Phone: +61 499 200 186 </w:t>
      </w:r>
    </w:p>
    <w:p w14:paraId="2FC18C41" w14:textId="77777777" w:rsidR="0009051A" w:rsidRDefault="00000000">
      <w:pPr>
        <w:spacing w:after="11" w:line="265" w:lineRule="auto"/>
        <w:ind w:right="-226"/>
        <w:jc w:val="right"/>
      </w:pPr>
      <w:r>
        <w:rPr>
          <w:sz w:val="20"/>
        </w:rPr>
        <w:t xml:space="preserve">Email: sales@youmimic.com </w:t>
      </w:r>
    </w:p>
    <w:p w14:paraId="2F2E6332" w14:textId="77777777" w:rsidR="0009051A" w:rsidRDefault="00000000">
      <w:pPr>
        <w:spacing w:after="16" w:line="259" w:lineRule="auto"/>
        <w:ind w:left="0" w:right="-282" w:firstLine="0"/>
        <w:jc w:val="right"/>
      </w:pPr>
      <w:r>
        <w:rPr>
          <w:sz w:val="20"/>
        </w:rPr>
        <w:t xml:space="preserve"> </w:t>
      </w:r>
    </w:p>
    <w:p w14:paraId="21A036E1" w14:textId="77777777" w:rsidR="0009051A" w:rsidRDefault="00000000">
      <w:pPr>
        <w:spacing w:after="11" w:line="265" w:lineRule="auto"/>
        <w:ind w:right="-226"/>
        <w:jc w:val="right"/>
      </w:pPr>
      <w:r>
        <w:rPr>
          <w:sz w:val="20"/>
        </w:rPr>
        <w:t xml:space="preserve">Hobart: Level 5, 24 Davey Street. Hobart, Tasmania, Australia 7000 </w:t>
      </w:r>
    </w:p>
    <w:p w14:paraId="1A6614AE" w14:textId="77777777" w:rsidR="0009051A" w:rsidRDefault="00000000">
      <w:pPr>
        <w:spacing w:after="8" w:line="259" w:lineRule="auto"/>
        <w:ind w:left="2502"/>
      </w:pPr>
      <w:r>
        <w:rPr>
          <w:sz w:val="20"/>
        </w:rPr>
        <w:t>Brisbane: 79 McLachlan Street, Fortitude Valley, Queensland, Australia 4006</w:t>
      </w:r>
    </w:p>
    <w:sectPr w:rsidR="0009051A">
      <w:type w:val="continuous"/>
      <w:pgSz w:w="11906" w:h="16838"/>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Charlotte Wardell" w:date="2026-05-07T10:31:00Z" w:initials="CW">
    <w:p w14:paraId="7C0ACC15" w14:textId="77777777" w:rsidR="00EC6BF4" w:rsidRDefault="00EC6BF4" w:rsidP="00EC6BF4">
      <w:r>
        <w:rPr>
          <w:rStyle w:val="CommentReference"/>
        </w:rPr>
        <w:annotationRef/>
      </w:r>
      <w:r>
        <w:rPr>
          <w:sz w:val="20"/>
          <w:szCs w:val="20"/>
        </w:rPr>
        <w:t>Preserves Australian Consumer Law rights and reduces unfair contract term risk</w:t>
      </w:r>
    </w:p>
  </w:comment>
  <w:comment w:id="15" w:author="Charlotte Wardell" w:date="2026-05-07T10:40:00Z" w:initials="CW">
    <w:p w14:paraId="0E2282C6" w14:textId="77777777" w:rsidR="00C7057D" w:rsidRDefault="00C7057D" w:rsidP="00C7057D">
      <w:r>
        <w:rPr>
          <w:rStyle w:val="CommentReference"/>
        </w:rPr>
        <w:annotationRef/>
      </w:r>
      <w:r>
        <w:rPr>
          <w:sz w:val="20"/>
          <w:szCs w:val="20"/>
        </w:rPr>
        <w:t>added it to make the service scope clearer and reduce disputes about what You Mimic AI is actually required to deliver.</w:t>
      </w:r>
    </w:p>
  </w:comment>
  <w:comment w:id="23" w:author="Charlotte Wardell" w:date="2026-05-07T10:55:00Z" w:initials="CW">
    <w:p w14:paraId="20E44FE7" w14:textId="77777777" w:rsidR="001A4E07" w:rsidRDefault="001A4E07" w:rsidP="001A4E07">
      <w:r>
        <w:rPr>
          <w:rStyle w:val="CommentReference"/>
        </w:rPr>
        <w:annotationRef/>
      </w:r>
      <w:r>
        <w:rPr>
          <w:sz w:val="20"/>
          <w:szCs w:val="20"/>
        </w:rPr>
        <w:t>Gives You Mimic the permission needed to deliver the service, while keeping that permission limited and fair. Similar sentence from heygen etc.</w:t>
      </w:r>
    </w:p>
  </w:comment>
  <w:comment w:id="29" w:author="Charlotte Wardell" w:date="2026-05-07T10:57:00Z" w:initials="CW">
    <w:p w14:paraId="1D99A466" w14:textId="77777777" w:rsidR="001A4E07" w:rsidRDefault="001A4E07" w:rsidP="001A4E07">
      <w:r>
        <w:rPr>
          <w:rStyle w:val="CommentReference"/>
        </w:rPr>
        <w:annotationRef/>
      </w:r>
      <w:r>
        <w:rPr>
          <w:sz w:val="20"/>
          <w:szCs w:val="20"/>
        </w:rPr>
        <w:t>Consistent with market approach. Keeps the position that the client owns their likeness and final content, but prevents the client from claiming ownership of You Mimic’s internal production methods, templates, workflows, systems or platform materials.</w:t>
      </w:r>
    </w:p>
  </w:comment>
  <w:comment w:id="62" w:author="Charlotte Wardell" w:date="2026-05-07T11:00:00Z" w:initials="CW">
    <w:p w14:paraId="05972DC2" w14:textId="77777777" w:rsidR="00A36A70" w:rsidRDefault="00A36A70" w:rsidP="00A36A70">
      <w:r>
        <w:rPr>
          <w:rStyle w:val="CommentReference"/>
        </w:rPr>
        <w:annotationRef/>
      </w:r>
      <w:r>
        <w:rPr>
          <w:sz w:val="20"/>
          <w:szCs w:val="20"/>
        </w:rPr>
        <w:t>avoids absolute statement that every system, file, provider or data type is encrypted in the same way, which may not always be true. It is safer to say encryption is used where it applies technically and operationally.</w:t>
      </w:r>
    </w:p>
  </w:comment>
  <w:comment w:id="66" w:author="Charlotte Wardell" w:date="2026-05-07T11:23:00Z" w:initials="CW">
    <w:p w14:paraId="1953B3A7" w14:textId="77777777" w:rsidR="008279DD" w:rsidRDefault="008279DD" w:rsidP="008279DD">
      <w:r>
        <w:rPr>
          <w:rStyle w:val="CommentReference"/>
        </w:rPr>
        <w:annotationRef/>
      </w:r>
      <w:r>
        <w:rPr>
          <w:sz w:val="20"/>
          <w:szCs w:val="20"/>
        </w:rPr>
        <w:t>This reflects market practice for AI avatar and voice platforms: HeyGen requires consent from the depicted person for custom avatars, ElevenLabs restricts abusive or harmful use, and Synthesia requires appropriate consent for custom avatar use. Any refusal, suspension or termination is tied to lawful use, consent, the agreed purpose and material risk, rather than giving You Mimic AI an unrestricted discretion, which also helps manage unfair contract term concerns under Australian consumer law.</w:t>
      </w:r>
    </w:p>
  </w:comment>
  <w:comment w:id="92" w:author="Charlotte Wardell" w:date="2026-05-07T11:32:00Z" w:initials="CW">
    <w:p w14:paraId="0AAB657C" w14:textId="77777777" w:rsidR="00B52A81" w:rsidRDefault="00B52A81" w:rsidP="00B52A81">
      <w:r>
        <w:rPr>
          <w:rStyle w:val="CommentReference"/>
        </w:rPr>
        <w:annotationRef/>
      </w:r>
      <w:r>
        <w:rPr>
          <w:sz w:val="20"/>
          <w:szCs w:val="20"/>
        </w:rPr>
        <w:t>important to clarify how avatar, voice and content data is stored, protected and handled by third party providers, without overpromising that every external platform is within You Mimic AI’s control.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0ACC15" w15:done="0"/>
  <w15:commentEx w15:paraId="0E2282C6" w15:done="0"/>
  <w15:commentEx w15:paraId="20E44FE7" w15:done="0"/>
  <w15:commentEx w15:paraId="1D99A466" w15:done="0"/>
  <w15:commentEx w15:paraId="05972DC2" w15:done="0"/>
  <w15:commentEx w15:paraId="1953B3A7" w15:done="0"/>
  <w15:commentEx w15:paraId="0AAB65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78E821" w16cex:dateUtc="2026-05-07T00:31:00Z"/>
  <w16cex:commentExtensible w16cex:durableId="78D2ACDD" w16cex:dateUtc="2026-05-07T00:40:00Z"/>
  <w16cex:commentExtensible w16cex:durableId="14A4B198" w16cex:dateUtc="2026-05-07T00:55:00Z"/>
  <w16cex:commentExtensible w16cex:durableId="345607BB" w16cex:dateUtc="2026-05-07T00:57:00Z"/>
  <w16cex:commentExtensible w16cex:durableId="34C058BC" w16cex:dateUtc="2026-05-07T01:00:00Z"/>
  <w16cex:commentExtensible w16cex:durableId="00F97FC3" w16cex:dateUtc="2026-05-07T01:23:00Z"/>
  <w16cex:commentExtensible w16cex:durableId="179A501A" w16cex:dateUtc="2026-05-07T0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0ACC15" w16cid:durableId="6C78E821"/>
  <w16cid:commentId w16cid:paraId="0E2282C6" w16cid:durableId="78D2ACDD"/>
  <w16cid:commentId w16cid:paraId="20E44FE7" w16cid:durableId="14A4B198"/>
  <w16cid:commentId w16cid:paraId="1D99A466" w16cid:durableId="345607BB"/>
  <w16cid:commentId w16cid:paraId="05972DC2" w16cid:durableId="34C058BC"/>
  <w16cid:commentId w16cid:paraId="1953B3A7" w16cid:durableId="00F97FC3"/>
  <w16cid:commentId w16cid:paraId="0AAB657C" w16cid:durableId="179A50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B479F" w14:textId="77777777" w:rsidR="00924C16" w:rsidRDefault="00924C16">
      <w:pPr>
        <w:spacing w:after="0" w:line="240" w:lineRule="auto"/>
      </w:pPr>
      <w:r>
        <w:separator/>
      </w:r>
    </w:p>
  </w:endnote>
  <w:endnote w:type="continuationSeparator" w:id="0">
    <w:p w14:paraId="44B3550B" w14:textId="77777777" w:rsidR="00924C16" w:rsidRDefault="00924C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3A2D0" w14:textId="77777777" w:rsidR="00924C16" w:rsidRDefault="00924C16">
      <w:pPr>
        <w:spacing w:after="0" w:line="240" w:lineRule="auto"/>
      </w:pPr>
      <w:r>
        <w:separator/>
      </w:r>
    </w:p>
  </w:footnote>
  <w:footnote w:type="continuationSeparator" w:id="0">
    <w:p w14:paraId="3DB172A6" w14:textId="77777777" w:rsidR="00924C16" w:rsidRDefault="00924C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8F821" w14:textId="77777777" w:rsidR="0009051A" w:rsidRDefault="00000000">
    <w:r>
      <w:rPr>
        <w:noProof/>
        <w:color w:val="000000"/>
        <w:sz w:val="22"/>
      </w:rPr>
      <mc:AlternateContent>
        <mc:Choice Requires="wpg">
          <w:drawing>
            <wp:anchor distT="0" distB="0" distL="114300" distR="114300" simplePos="0" relativeHeight="251658240" behindDoc="1" locked="0" layoutInCell="1" allowOverlap="1" wp14:anchorId="30144DAA" wp14:editId="15F447F4">
              <wp:simplePos x="0" y="0"/>
              <wp:positionH relativeFrom="page">
                <wp:posOffset>0</wp:posOffset>
              </wp:positionH>
              <wp:positionV relativeFrom="page">
                <wp:posOffset>0</wp:posOffset>
              </wp:positionV>
              <wp:extent cx="7560057" cy="10692003"/>
              <wp:effectExtent l="0" t="0" r="0" b="0"/>
              <wp:wrapNone/>
              <wp:docPr id="3823" name="Group 3823"/>
              <wp:cNvGraphicFramePr/>
              <a:graphic xmlns:a="http://schemas.openxmlformats.org/drawingml/2006/main">
                <a:graphicData uri="http://schemas.microsoft.com/office/word/2010/wordprocessingGroup">
                  <wpg:wgp>
                    <wpg:cNvGrpSpPr/>
                    <wpg:grpSpPr>
                      <a:xfrm>
                        <a:off x="0" y="0"/>
                        <a:ext cx="7560057" cy="10692003"/>
                        <a:chOff x="0" y="0"/>
                        <a:chExt cx="7560057" cy="10692003"/>
                      </a:xfrm>
                    </wpg:grpSpPr>
                    <wps:wsp>
                      <wps:cNvPr id="3997" name="Shape 3997"/>
                      <wps:cNvSpPr/>
                      <wps:spPr>
                        <a:xfrm>
                          <a:off x="0" y="0"/>
                          <a:ext cx="7560057" cy="10692003"/>
                        </a:xfrm>
                        <a:custGeom>
                          <a:avLst/>
                          <a:gdLst/>
                          <a:ahLst/>
                          <a:cxnLst/>
                          <a:rect l="0" t="0" r="0" b="0"/>
                          <a:pathLst>
                            <a:path w="7560057" h="10692003">
                              <a:moveTo>
                                <a:pt x="0" y="0"/>
                              </a:moveTo>
                              <a:lnTo>
                                <a:pt x="7560057" y="0"/>
                              </a:lnTo>
                              <a:lnTo>
                                <a:pt x="7560057" y="10692003"/>
                              </a:lnTo>
                              <a:lnTo>
                                <a:pt x="0" y="10692003"/>
                              </a:lnTo>
                              <a:lnTo>
                                <a:pt x="0" y="0"/>
                              </a:lnTo>
                            </a:path>
                          </a:pathLst>
                        </a:custGeom>
                        <a:ln w="0" cap="flat">
                          <a:miter lim="127000"/>
                        </a:ln>
                      </wps:spPr>
                      <wps:style>
                        <a:lnRef idx="0">
                          <a:srgbClr val="000000">
                            <a:alpha val="0"/>
                          </a:srgbClr>
                        </a:lnRef>
                        <a:fillRef idx="1">
                          <a:srgbClr val="F5F5F8"/>
                        </a:fillRef>
                        <a:effectRef idx="0">
                          <a:scrgbClr r="0" g="0" b="0"/>
                        </a:effectRef>
                        <a:fontRef idx="none"/>
                      </wps:style>
                      <wps:bodyPr/>
                    </wps:wsp>
                  </wpg:wgp>
                </a:graphicData>
              </a:graphic>
            </wp:anchor>
          </w:drawing>
        </mc:Choice>
        <mc:Fallback xmlns:a="http://schemas.openxmlformats.org/drawingml/2006/main">
          <w:pict>
            <v:group id="Group 3823" style="width:595.28pt;height:841.89pt;position:absolute;z-index:-2147483648;mso-position-horizontal-relative:page;mso-position-horizontal:absolute;margin-left:0pt;mso-position-vertical-relative:page;margin-top:0pt;" coordsize="75600,106920">
              <v:shape id="Shape 3998" style="position:absolute;width:75600;height:106920;left:0;top:0;" coordsize="7560057,10692003" path="m0,0l7560057,0l7560057,10692003l0,10692003l0,0">
                <v:stroke weight="0pt" endcap="flat" joinstyle="miter" miterlimit="10" on="false" color="#000000" opacity="0"/>
                <v:fill on="true" color="#f5f5f8"/>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268E7" w14:textId="77777777" w:rsidR="0009051A" w:rsidRDefault="00000000">
    <w:r>
      <w:rPr>
        <w:noProof/>
        <w:color w:val="000000"/>
        <w:sz w:val="22"/>
      </w:rPr>
      <mc:AlternateContent>
        <mc:Choice Requires="wpg">
          <w:drawing>
            <wp:anchor distT="0" distB="0" distL="114300" distR="114300" simplePos="0" relativeHeight="251659264" behindDoc="1" locked="0" layoutInCell="1" allowOverlap="1" wp14:anchorId="57792345" wp14:editId="5D4B00C8">
              <wp:simplePos x="0" y="0"/>
              <wp:positionH relativeFrom="page">
                <wp:posOffset>0</wp:posOffset>
              </wp:positionH>
              <wp:positionV relativeFrom="page">
                <wp:posOffset>0</wp:posOffset>
              </wp:positionV>
              <wp:extent cx="7560057" cy="10692003"/>
              <wp:effectExtent l="0" t="0" r="0" b="0"/>
              <wp:wrapNone/>
              <wp:docPr id="3820" name="Group 3820"/>
              <wp:cNvGraphicFramePr/>
              <a:graphic xmlns:a="http://schemas.openxmlformats.org/drawingml/2006/main">
                <a:graphicData uri="http://schemas.microsoft.com/office/word/2010/wordprocessingGroup">
                  <wpg:wgp>
                    <wpg:cNvGrpSpPr/>
                    <wpg:grpSpPr>
                      <a:xfrm>
                        <a:off x="0" y="0"/>
                        <a:ext cx="7560057" cy="10692003"/>
                        <a:chOff x="0" y="0"/>
                        <a:chExt cx="7560057" cy="10692003"/>
                      </a:xfrm>
                    </wpg:grpSpPr>
                    <wps:wsp>
                      <wps:cNvPr id="3995" name="Shape 3995"/>
                      <wps:cNvSpPr/>
                      <wps:spPr>
                        <a:xfrm>
                          <a:off x="0" y="0"/>
                          <a:ext cx="7560057" cy="10692003"/>
                        </a:xfrm>
                        <a:custGeom>
                          <a:avLst/>
                          <a:gdLst/>
                          <a:ahLst/>
                          <a:cxnLst/>
                          <a:rect l="0" t="0" r="0" b="0"/>
                          <a:pathLst>
                            <a:path w="7560057" h="10692003">
                              <a:moveTo>
                                <a:pt x="0" y="0"/>
                              </a:moveTo>
                              <a:lnTo>
                                <a:pt x="7560057" y="0"/>
                              </a:lnTo>
                              <a:lnTo>
                                <a:pt x="7560057" y="10692003"/>
                              </a:lnTo>
                              <a:lnTo>
                                <a:pt x="0" y="10692003"/>
                              </a:lnTo>
                              <a:lnTo>
                                <a:pt x="0" y="0"/>
                              </a:lnTo>
                            </a:path>
                          </a:pathLst>
                        </a:custGeom>
                        <a:ln w="0" cap="flat">
                          <a:miter lim="127000"/>
                        </a:ln>
                      </wps:spPr>
                      <wps:style>
                        <a:lnRef idx="0">
                          <a:srgbClr val="000000">
                            <a:alpha val="0"/>
                          </a:srgbClr>
                        </a:lnRef>
                        <a:fillRef idx="1">
                          <a:srgbClr val="F5F5F8"/>
                        </a:fillRef>
                        <a:effectRef idx="0">
                          <a:scrgbClr r="0" g="0" b="0"/>
                        </a:effectRef>
                        <a:fontRef idx="none"/>
                      </wps:style>
                      <wps:bodyPr/>
                    </wps:wsp>
                  </wpg:wgp>
                </a:graphicData>
              </a:graphic>
            </wp:anchor>
          </w:drawing>
        </mc:Choice>
        <mc:Fallback xmlns:a="http://schemas.openxmlformats.org/drawingml/2006/main">
          <w:pict>
            <v:group id="Group 3820" style="width:595.28pt;height:841.89pt;position:absolute;z-index:-2147483648;mso-position-horizontal-relative:page;mso-position-horizontal:absolute;margin-left:0pt;mso-position-vertical-relative:page;margin-top:0pt;" coordsize="75600,106920">
              <v:shape id="Shape 3996" style="position:absolute;width:75600;height:106920;left:0;top:0;" coordsize="7560057,10692003" path="m0,0l7560057,0l7560057,10692003l0,10692003l0,0">
                <v:stroke weight="0pt" endcap="flat" joinstyle="miter" miterlimit="10" on="false" color="#000000" opacity="0"/>
                <v:fill on="true" color="#f5f5f8"/>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1E63E" w14:textId="77777777" w:rsidR="0009051A" w:rsidRDefault="00000000">
    <w:r>
      <w:rPr>
        <w:noProof/>
        <w:color w:val="000000"/>
        <w:sz w:val="22"/>
      </w:rPr>
      <mc:AlternateContent>
        <mc:Choice Requires="wpg">
          <w:drawing>
            <wp:anchor distT="0" distB="0" distL="114300" distR="114300" simplePos="0" relativeHeight="251660288" behindDoc="1" locked="0" layoutInCell="1" allowOverlap="1" wp14:anchorId="2169D605" wp14:editId="74443DBA">
              <wp:simplePos x="0" y="0"/>
              <wp:positionH relativeFrom="page">
                <wp:posOffset>0</wp:posOffset>
              </wp:positionH>
              <wp:positionV relativeFrom="page">
                <wp:posOffset>0</wp:posOffset>
              </wp:positionV>
              <wp:extent cx="7560057" cy="10692003"/>
              <wp:effectExtent l="0" t="0" r="0" b="0"/>
              <wp:wrapNone/>
              <wp:docPr id="3817" name="Group 3817"/>
              <wp:cNvGraphicFramePr/>
              <a:graphic xmlns:a="http://schemas.openxmlformats.org/drawingml/2006/main">
                <a:graphicData uri="http://schemas.microsoft.com/office/word/2010/wordprocessingGroup">
                  <wpg:wgp>
                    <wpg:cNvGrpSpPr/>
                    <wpg:grpSpPr>
                      <a:xfrm>
                        <a:off x="0" y="0"/>
                        <a:ext cx="7560057" cy="10692003"/>
                        <a:chOff x="0" y="0"/>
                        <a:chExt cx="7560057" cy="10692003"/>
                      </a:xfrm>
                    </wpg:grpSpPr>
                    <wps:wsp>
                      <wps:cNvPr id="3993" name="Shape 3993"/>
                      <wps:cNvSpPr/>
                      <wps:spPr>
                        <a:xfrm>
                          <a:off x="0" y="0"/>
                          <a:ext cx="7560057" cy="10692003"/>
                        </a:xfrm>
                        <a:custGeom>
                          <a:avLst/>
                          <a:gdLst/>
                          <a:ahLst/>
                          <a:cxnLst/>
                          <a:rect l="0" t="0" r="0" b="0"/>
                          <a:pathLst>
                            <a:path w="7560057" h="10692003">
                              <a:moveTo>
                                <a:pt x="0" y="0"/>
                              </a:moveTo>
                              <a:lnTo>
                                <a:pt x="7560057" y="0"/>
                              </a:lnTo>
                              <a:lnTo>
                                <a:pt x="7560057" y="10692003"/>
                              </a:lnTo>
                              <a:lnTo>
                                <a:pt x="0" y="10692003"/>
                              </a:lnTo>
                              <a:lnTo>
                                <a:pt x="0" y="0"/>
                              </a:lnTo>
                            </a:path>
                          </a:pathLst>
                        </a:custGeom>
                        <a:ln w="0" cap="flat">
                          <a:miter lim="127000"/>
                        </a:ln>
                      </wps:spPr>
                      <wps:style>
                        <a:lnRef idx="0">
                          <a:srgbClr val="000000">
                            <a:alpha val="0"/>
                          </a:srgbClr>
                        </a:lnRef>
                        <a:fillRef idx="1">
                          <a:srgbClr val="F5F5F8"/>
                        </a:fillRef>
                        <a:effectRef idx="0">
                          <a:scrgbClr r="0" g="0" b="0"/>
                        </a:effectRef>
                        <a:fontRef idx="none"/>
                      </wps:style>
                      <wps:bodyPr/>
                    </wps:wsp>
                  </wpg:wgp>
                </a:graphicData>
              </a:graphic>
            </wp:anchor>
          </w:drawing>
        </mc:Choice>
        <mc:Fallback xmlns:a="http://schemas.openxmlformats.org/drawingml/2006/main">
          <w:pict>
            <v:group id="Group 3817" style="width:595.28pt;height:841.89pt;position:absolute;z-index:-2147483648;mso-position-horizontal-relative:page;mso-position-horizontal:absolute;margin-left:0pt;mso-position-vertical-relative:page;margin-top:0pt;" coordsize="75600,106920">
              <v:shape id="Shape 3994" style="position:absolute;width:75600;height:106920;left:0;top:0;" coordsize="7560057,10692003" path="m0,0l7560057,0l7560057,10692003l0,10692003l0,0">
                <v:stroke weight="0pt" endcap="flat" joinstyle="miter" miterlimit="10" on="false" color="#000000" opacity="0"/>
                <v:fill on="true" color="#f5f5f8"/>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56E63"/>
    <w:multiLevelType w:val="hybridMultilevel"/>
    <w:tmpl w:val="37BA6DC2"/>
    <w:lvl w:ilvl="0" w:tplc="4D38DCDE">
      <w:start w:val="1"/>
      <w:numFmt w:val="bullet"/>
      <w:lvlText w:val="•"/>
      <w:lvlJc w:val="left"/>
      <w:pPr>
        <w:ind w:left="240"/>
      </w:pPr>
      <w:rPr>
        <w:rFonts w:ascii="Calibri" w:eastAsia="Calibri" w:hAnsi="Calibri" w:cs="Calibri"/>
        <w:b w:val="0"/>
        <w:i w:val="0"/>
        <w:strike w:val="0"/>
        <w:dstrike w:val="0"/>
        <w:color w:val="5E5E5E"/>
        <w:sz w:val="16"/>
        <w:szCs w:val="16"/>
        <w:u w:val="none" w:color="000000"/>
        <w:bdr w:val="none" w:sz="0" w:space="0" w:color="auto"/>
        <w:shd w:val="clear" w:color="auto" w:fill="auto"/>
        <w:vertAlign w:val="baseline"/>
      </w:rPr>
    </w:lvl>
    <w:lvl w:ilvl="1" w:tplc="F29265E8">
      <w:start w:val="1"/>
      <w:numFmt w:val="bullet"/>
      <w:lvlText w:val="o"/>
      <w:lvlJc w:val="left"/>
      <w:pPr>
        <w:ind w:left="1100"/>
      </w:pPr>
      <w:rPr>
        <w:rFonts w:ascii="Calibri" w:eastAsia="Calibri" w:hAnsi="Calibri" w:cs="Calibri"/>
        <w:b w:val="0"/>
        <w:i w:val="0"/>
        <w:strike w:val="0"/>
        <w:dstrike w:val="0"/>
        <w:color w:val="5E5E5E"/>
        <w:sz w:val="16"/>
        <w:szCs w:val="16"/>
        <w:u w:val="none" w:color="000000"/>
        <w:bdr w:val="none" w:sz="0" w:space="0" w:color="auto"/>
        <w:shd w:val="clear" w:color="auto" w:fill="auto"/>
        <w:vertAlign w:val="baseline"/>
      </w:rPr>
    </w:lvl>
    <w:lvl w:ilvl="2" w:tplc="D818A462">
      <w:start w:val="1"/>
      <w:numFmt w:val="bullet"/>
      <w:lvlText w:val="▪"/>
      <w:lvlJc w:val="left"/>
      <w:pPr>
        <w:ind w:left="1820"/>
      </w:pPr>
      <w:rPr>
        <w:rFonts w:ascii="Calibri" w:eastAsia="Calibri" w:hAnsi="Calibri" w:cs="Calibri"/>
        <w:b w:val="0"/>
        <w:i w:val="0"/>
        <w:strike w:val="0"/>
        <w:dstrike w:val="0"/>
        <w:color w:val="5E5E5E"/>
        <w:sz w:val="16"/>
        <w:szCs w:val="16"/>
        <w:u w:val="none" w:color="000000"/>
        <w:bdr w:val="none" w:sz="0" w:space="0" w:color="auto"/>
        <w:shd w:val="clear" w:color="auto" w:fill="auto"/>
        <w:vertAlign w:val="baseline"/>
      </w:rPr>
    </w:lvl>
    <w:lvl w:ilvl="3" w:tplc="F744B30C">
      <w:start w:val="1"/>
      <w:numFmt w:val="bullet"/>
      <w:lvlText w:val="•"/>
      <w:lvlJc w:val="left"/>
      <w:pPr>
        <w:ind w:left="2540"/>
      </w:pPr>
      <w:rPr>
        <w:rFonts w:ascii="Calibri" w:eastAsia="Calibri" w:hAnsi="Calibri" w:cs="Calibri"/>
        <w:b w:val="0"/>
        <w:i w:val="0"/>
        <w:strike w:val="0"/>
        <w:dstrike w:val="0"/>
        <w:color w:val="5E5E5E"/>
        <w:sz w:val="16"/>
        <w:szCs w:val="16"/>
        <w:u w:val="none" w:color="000000"/>
        <w:bdr w:val="none" w:sz="0" w:space="0" w:color="auto"/>
        <w:shd w:val="clear" w:color="auto" w:fill="auto"/>
        <w:vertAlign w:val="baseline"/>
      </w:rPr>
    </w:lvl>
    <w:lvl w:ilvl="4" w:tplc="4E6A91BA">
      <w:start w:val="1"/>
      <w:numFmt w:val="bullet"/>
      <w:lvlText w:val="o"/>
      <w:lvlJc w:val="left"/>
      <w:pPr>
        <w:ind w:left="3260"/>
      </w:pPr>
      <w:rPr>
        <w:rFonts w:ascii="Calibri" w:eastAsia="Calibri" w:hAnsi="Calibri" w:cs="Calibri"/>
        <w:b w:val="0"/>
        <w:i w:val="0"/>
        <w:strike w:val="0"/>
        <w:dstrike w:val="0"/>
        <w:color w:val="5E5E5E"/>
        <w:sz w:val="16"/>
        <w:szCs w:val="16"/>
        <w:u w:val="none" w:color="000000"/>
        <w:bdr w:val="none" w:sz="0" w:space="0" w:color="auto"/>
        <w:shd w:val="clear" w:color="auto" w:fill="auto"/>
        <w:vertAlign w:val="baseline"/>
      </w:rPr>
    </w:lvl>
    <w:lvl w:ilvl="5" w:tplc="F776FC20">
      <w:start w:val="1"/>
      <w:numFmt w:val="bullet"/>
      <w:lvlText w:val="▪"/>
      <w:lvlJc w:val="left"/>
      <w:pPr>
        <w:ind w:left="3980"/>
      </w:pPr>
      <w:rPr>
        <w:rFonts w:ascii="Calibri" w:eastAsia="Calibri" w:hAnsi="Calibri" w:cs="Calibri"/>
        <w:b w:val="0"/>
        <w:i w:val="0"/>
        <w:strike w:val="0"/>
        <w:dstrike w:val="0"/>
        <w:color w:val="5E5E5E"/>
        <w:sz w:val="16"/>
        <w:szCs w:val="16"/>
        <w:u w:val="none" w:color="000000"/>
        <w:bdr w:val="none" w:sz="0" w:space="0" w:color="auto"/>
        <w:shd w:val="clear" w:color="auto" w:fill="auto"/>
        <w:vertAlign w:val="baseline"/>
      </w:rPr>
    </w:lvl>
    <w:lvl w:ilvl="6" w:tplc="ECCCF7EC">
      <w:start w:val="1"/>
      <w:numFmt w:val="bullet"/>
      <w:lvlText w:val="•"/>
      <w:lvlJc w:val="left"/>
      <w:pPr>
        <w:ind w:left="4700"/>
      </w:pPr>
      <w:rPr>
        <w:rFonts w:ascii="Calibri" w:eastAsia="Calibri" w:hAnsi="Calibri" w:cs="Calibri"/>
        <w:b w:val="0"/>
        <w:i w:val="0"/>
        <w:strike w:val="0"/>
        <w:dstrike w:val="0"/>
        <w:color w:val="5E5E5E"/>
        <w:sz w:val="16"/>
        <w:szCs w:val="16"/>
        <w:u w:val="none" w:color="000000"/>
        <w:bdr w:val="none" w:sz="0" w:space="0" w:color="auto"/>
        <w:shd w:val="clear" w:color="auto" w:fill="auto"/>
        <w:vertAlign w:val="baseline"/>
      </w:rPr>
    </w:lvl>
    <w:lvl w:ilvl="7" w:tplc="B82CF4DC">
      <w:start w:val="1"/>
      <w:numFmt w:val="bullet"/>
      <w:lvlText w:val="o"/>
      <w:lvlJc w:val="left"/>
      <w:pPr>
        <w:ind w:left="5420"/>
      </w:pPr>
      <w:rPr>
        <w:rFonts w:ascii="Calibri" w:eastAsia="Calibri" w:hAnsi="Calibri" w:cs="Calibri"/>
        <w:b w:val="0"/>
        <w:i w:val="0"/>
        <w:strike w:val="0"/>
        <w:dstrike w:val="0"/>
        <w:color w:val="5E5E5E"/>
        <w:sz w:val="16"/>
        <w:szCs w:val="16"/>
        <w:u w:val="none" w:color="000000"/>
        <w:bdr w:val="none" w:sz="0" w:space="0" w:color="auto"/>
        <w:shd w:val="clear" w:color="auto" w:fill="auto"/>
        <w:vertAlign w:val="baseline"/>
      </w:rPr>
    </w:lvl>
    <w:lvl w:ilvl="8" w:tplc="31A036E0">
      <w:start w:val="1"/>
      <w:numFmt w:val="bullet"/>
      <w:lvlText w:val="▪"/>
      <w:lvlJc w:val="left"/>
      <w:pPr>
        <w:ind w:left="6140"/>
      </w:pPr>
      <w:rPr>
        <w:rFonts w:ascii="Calibri" w:eastAsia="Calibri" w:hAnsi="Calibri" w:cs="Calibri"/>
        <w:b w:val="0"/>
        <w:i w:val="0"/>
        <w:strike w:val="0"/>
        <w:dstrike w:val="0"/>
        <w:color w:val="5E5E5E"/>
        <w:sz w:val="16"/>
        <w:szCs w:val="16"/>
        <w:u w:val="none" w:color="000000"/>
        <w:bdr w:val="none" w:sz="0" w:space="0" w:color="auto"/>
        <w:shd w:val="clear" w:color="auto" w:fill="auto"/>
        <w:vertAlign w:val="baseline"/>
      </w:rPr>
    </w:lvl>
  </w:abstractNum>
  <w:abstractNum w:abstractNumId="1" w15:restartNumberingAfterBreak="0">
    <w:nsid w:val="449F5D30"/>
    <w:multiLevelType w:val="hybridMultilevel"/>
    <w:tmpl w:val="744ADF6A"/>
    <w:lvl w:ilvl="0" w:tplc="A2E6DE00">
      <w:start w:val="2"/>
      <w:numFmt w:val="decimal"/>
      <w:lvlText w:val="%1."/>
      <w:lvlJc w:val="left"/>
      <w:pPr>
        <w:ind w:left="178"/>
      </w:pPr>
      <w:rPr>
        <w:rFonts w:ascii="Calibri" w:eastAsia="Calibri" w:hAnsi="Calibri" w:cs="Calibri"/>
        <w:b w:val="0"/>
        <w:i w:val="0"/>
        <w:strike w:val="0"/>
        <w:dstrike w:val="0"/>
        <w:color w:val="5E5E5E"/>
        <w:sz w:val="16"/>
        <w:szCs w:val="16"/>
        <w:u w:val="none" w:color="000000"/>
        <w:bdr w:val="none" w:sz="0" w:space="0" w:color="auto"/>
        <w:shd w:val="clear" w:color="auto" w:fill="auto"/>
        <w:vertAlign w:val="baseline"/>
      </w:rPr>
    </w:lvl>
    <w:lvl w:ilvl="1" w:tplc="612A1810">
      <w:start w:val="1"/>
      <w:numFmt w:val="lowerLetter"/>
      <w:lvlText w:val="%2"/>
      <w:lvlJc w:val="left"/>
      <w:pPr>
        <w:ind w:left="1080"/>
      </w:pPr>
      <w:rPr>
        <w:rFonts w:ascii="Calibri" w:eastAsia="Calibri" w:hAnsi="Calibri" w:cs="Calibri"/>
        <w:b w:val="0"/>
        <w:i w:val="0"/>
        <w:strike w:val="0"/>
        <w:dstrike w:val="0"/>
        <w:color w:val="5E5E5E"/>
        <w:sz w:val="16"/>
        <w:szCs w:val="16"/>
        <w:u w:val="none" w:color="000000"/>
        <w:bdr w:val="none" w:sz="0" w:space="0" w:color="auto"/>
        <w:shd w:val="clear" w:color="auto" w:fill="auto"/>
        <w:vertAlign w:val="baseline"/>
      </w:rPr>
    </w:lvl>
    <w:lvl w:ilvl="2" w:tplc="6C489746">
      <w:start w:val="1"/>
      <w:numFmt w:val="lowerRoman"/>
      <w:lvlText w:val="%3"/>
      <w:lvlJc w:val="left"/>
      <w:pPr>
        <w:ind w:left="1800"/>
      </w:pPr>
      <w:rPr>
        <w:rFonts w:ascii="Calibri" w:eastAsia="Calibri" w:hAnsi="Calibri" w:cs="Calibri"/>
        <w:b w:val="0"/>
        <w:i w:val="0"/>
        <w:strike w:val="0"/>
        <w:dstrike w:val="0"/>
        <w:color w:val="5E5E5E"/>
        <w:sz w:val="16"/>
        <w:szCs w:val="16"/>
        <w:u w:val="none" w:color="000000"/>
        <w:bdr w:val="none" w:sz="0" w:space="0" w:color="auto"/>
        <w:shd w:val="clear" w:color="auto" w:fill="auto"/>
        <w:vertAlign w:val="baseline"/>
      </w:rPr>
    </w:lvl>
    <w:lvl w:ilvl="3" w:tplc="CCBE20E2">
      <w:start w:val="1"/>
      <w:numFmt w:val="decimal"/>
      <w:lvlText w:val="%4"/>
      <w:lvlJc w:val="left"/>
      <w:pPr>
        <w:ind w:left="2520"/>
      </w:pPr>
      <w:rPr>
        <w:rFonts w:ascii="Calibri" w:eastAsia="Calibri" w:hAnsi="Calibri" w:cs="Calibri"/>
        <w:b w:val="0"/>
        <w:i w:val="0"/>
        <w:strike w:val="0"/>
        <w:dstrike w:val="0"/>
        <w:color w:val="5E5E5E"/>
        <w:sz w:val="16"/>
        <w:szCs w:val="16"/>
        <w:u w:val="none" w:color="000000"/>
        <w:bdr w:val="none" w:sz="0" w:space="0" w:color="auto"/>
        <w:shd w:val="clear" w:color="auto" w:fill="auto"/>
        <w:vertAlign w:val="baseline"/>
      </w:rPr>
    </w:lvl>
    <w:lvl w:ilvl="4" w:tplc="FDB0DBCC">
      <w:start w:val="1"/>
      <w:numFmt w:val="lowerLetter"/>
      <w:lvlText w:val="%5"/>
      <w:lvlJc w:val="left"/>
      <w:pPr>
        <w:ind w:left="3240"/>
      </w:pPr>
      <w:rPr>
        <w:rFonts w:ascii="Calibri" w:eastAsia="Calibri" w:hAnsi="Calibri" w:cs="Calibri"/>
        <w:b w:val="0"/>
        <w:i w:val="0"/>
        <w:strike w:val="0"/>
        <w:dstrike w:val="0"/>
        <w:color w:val="5E5E5E"/>
        <w:sz w:val="16"/>
        <w:szCs w:val="16"/>
        <w:u w:val="none" w:color="000000"/>
        <w:bdr w:val="none" w:sz="0" w:space="0" w:color="auto"/>
        <w:shd w:val="clear" w:color="auto" w:fill="auto"/>
        <w:vertAlign w:val="baseline"/>
      </w:rPr>
    </w:lvl>
    <w:lvl w:ilvl="5" w:tplc="9F425026">
      <w:start w:val="1"/>
      <w:numFmt w:val="lowerRoman"/>
      <w:lvlText w:val="%6"/>
      <w:lvlJc w:val="left"/>
      <w:pPr>
        <w:ind w:left="3960"/>
      </w:pPr>
      <w:rPr>
        <w:rFonts w:ascii="Calibri" w:eastAsia="Calibri" w:hAnsi="Calibri" w:cs="Calibri"/>
        <w:b w:val="0"/>
        <w:i w:val="0"/>
        <w:strike w:val="0"/>
        <w:dstrike w:val="0"/>
        <w:color w:val="5E5E5E"/>
        <w:sz w:val="16"/>
        <w:szCs w:val="16"/>
        <w:u w:val="none" w:color="000000"/>
        <w:bdr w:val="none" w:sz="0" w:space="0" w:color="auto"/>
        <w:shd w:val="clear" w:color="auto" w:fill="auto"/>
        <w:vertAlign w:val="baseline"/>
      </w:rPr>
    </w:lvl>
    <w:lvl w:ilvl="6" w:tplc="29725BBC">
      <w:start w:val="1"/>
      <w:numFmt w:val="decimal"/>
      <w:lvlText w:val="%7"/>
      <w:lvlJc w:val="left"/>
      <w:pPr>
        <w:ind w:left="4680"/>
      </w:pPr>
      <w:rPr>
        <w:rFonts w:ascii="Calibri" w:eastAsia="Calibri" w:hAnsi="Calibri" w:cs="Calibri"/>
        <w:b w:val="0"/>
        <w:i w:val="0"/>
        <w:strike w:val="0"/>
        <w:dstrike w:val="0"/>
        <w:color w:val="5E5E5E"/>
        <w:sz w:val="16"/>
        <w:szCs w:val="16"/>
        <w:u w:val="none" w:color="000000"/>
        <w:bdr w:val="none" w:sz="0" w:space="0" w:color="auto"/>
        <w:shd w:val="clear" w:color="auto" w:fill="auto"/>
        <w:vertAlign w:val="baseline"/>
      </w:rPr>
    </w:lvl>
    <w:lvl w:ilvl="7" w:tplc="BC84CDC4">
      <w:start w:val="1"/>
      <w:numFmt w:val="lowerLetter"/>
      <w:lvlText w:val="%8"/>
      <w:lvlJc w:val="left"/>
      <w:pPr>
        <w:ind w:left="5400"/>
      </w:pPr>
      <w:rPr>
        <w:rFonts w:ascii="Calibri" w:eastAsia="Calibri" w:hAnsi="Calibri" w:cs="Calibri"/>
        <w:b w:val="0"/>
        <w:i w:val="0"/>
        <w:strike w:val="0"/>
        <w:dstrike w:val="0"/>
        <w:color w:val="5E5E5E"/>
        <w:sz w:val="16"/>
        <w:szCs w:val="16"/>
        <w:u w:val="none" w:color="000000"/>
        <w:bdr w:val="none" w:sz="0" w:space="0" w:color="auto"/>
        <w:shd w:val="clear" w:color="auto" w:fill="auto"/>
        <w:vertAlign w:val="baseline"/>
      </w:rPr>
    </w:lvl>
    <w:lvl w:ilvl="8" w:tplc="4DFAC2B8">
      <w:start w:val="1"/>
      <w:numFmt w:val="lowerRoman"/>
      <w:lvlText w:val="%9"/>
      <w:lvlJc w:val="left"/>
      <w:pPr>
        <w:ind w:left="6120"/>
      </w:pPr>
      <w:rPr>
        <w:rFonts w:ascii="Calibri" w:eastAsia="Calibri" w:hAnsi="Calibri" w:cs="Calibri"/>
        <w:b w:val="0"/>
        <w:i w:val="0"/>
        <w:strike w:val="0"/>
        <w:dstrike w:val="0"/>
        <w:color w:val="5E5E5E"/>
        <w:sz w:val="16"/>
        <w:szCs w:val="16"/>
        <w:u w:val="none" w:color="000000"/>
        <w:bdr w:val="none" w:sz="0" w:space="0" w:color="auto"/>
        <w:shd w:val="clear" w:color="auto" w:fill="auto"/>
        <w:vertAlign w:val="baseline"/>
      </w:rPr>
    </w:lvl>
  </w:abstractNum>
  <w:abstractNum w:abstractNumId="2" w15:restartNumberingAfterBreak="0">
    <w:nsid w:val="5D00214A"/>
    <w:multiLevelType w:val="hybridMultilevel"/>
    <w:tmpl w:val="865A9C22"/>
    <w:lvl w:ilvl="0" w:tplc="5DD2AC8E">
      <w:start w:val="8"/>
      <w:numFmt w:val="decimal"/>
      <w:lvlText w:val="%1."/>
      <w:lvlJc w:val="left"/>
      <w:pPr>
        <w:ind w:left="344"/>
      </w:pPr>
      <w:rPr>
        <w:rFonts w:ascii="Calibri" w:eastAsia="Calibri" w:hAnsi="Calibri" w:cs="Calibri"/>
        <w:b w:val="0"/>
        <w:i w:val="0"/>
        <w:strike w:val="0"/>
        <w:dstrike w:val="0"/>
        <w:color w:val="5E5E5E"/>
        <w:sz w:val="16"/>
        <w:szCs w:val="16"/>
        <w:u w:val="none" w:color="000000"/>
        <w:bdr w:val="none" w:sz="0" w:space="0" w:color="auto"/>
        <w:shd w:val="clear" w:color="auto" w:fill="auto"/>
        <w:vertAlign w:val="baseline"/>
      </w:rPr>
    </w:lvl>
    <w:lvl w:ilvl="1" w:tplc="61D22E4C">
      <w:start w:val="1"/>
      <w:numFmt w:val="lowerLetter"/>
      <w:lvlText w:val="%2"/>
      <w:lvlJc w:val="left"/>
      <w:pPr>
        <w:ind w:left="1080"/>
      </w:pPr>
      <w:rPr>
        <w:rFonts w:ascii="Calibri" w:eastAsia="Calibri" w:hAnsi="Calibri" w:cs="Calibri"/>
        <w:b w:val="0"/>
        <w:i w:val="0"/>
        <w:strike w:val="0"/>
        <w:dstrike w:val="0"/>
        <w:color w:val="5E5E5E"/>
        <w:sz w:val="16"/>
        <w:szCs w:val="16"/>
        <w:u w:val="none" w:color="000000"/>
        <w:bdr w:val="none" w:sz="0" w:space="0" w:color="auto"/>
        <w:shd w:val="clear" w:color="auto" w:fill="auto"/>
        <w:vertAlign w:val="baseline"/>
      </w:rPr>
    </w:lvl>
    <w:lvl w:ilvl="2" w:tplc="97E83A40">
      <w:start w:val="1"/>
      <w:numFmt w:val="lowerRoman"/>
      <w:lvlText w:val="%3"/>
      <w:lvlJc w:val="left"/>
      <w:pPr>
        <w:ind w:left="1800"/>
      </w:pPr>
      <w:rPr>
        <w:rFonts w:ascii="Calibri" w:eastAsia="Calibri" w:hAnsi="Calibri" w:cs="Calibri"/>
        <w:b w:val="0"/>
        <w:i w:val="0"/>
        <w:strike w:val="0"/>
        <w:dstrike w:val="0"/>
        <w:color w:val="5E5E5E"/>
        <w:sz w:val="16"/>
        <w:szCs w:val="16"/>
        <w:u w:val="none" w:color="000000"/>
        <w:bdr w:val="none" w:sz="0" w:space="0" w:color="auto"/>
        <w:shd w:val="clear" w:color="auto" w:fill="auto"/>
        <w:vertAlign w:val="baseline"/>
      </w:rPr>
    </w:lvl>
    <w:lvl w:ilvl="3" w:tplc="1C6CB10E">
      <w:start w:val="1"/>
      <w:numFmt w:val="decimal"/>
      <w:lvlText w:val="%4"/>
      <w:lvlJc w:val="left"/>
      <w:pPr>
        <w:ind w:left="2520"/>
      </w:pPr>
      <w:rPr>
        <w:rFonts w:ascii="Calibri" w:eastAsia="Calibri" w:hAnsi="Calibri" w:cs="Calibri"/>
        <w:b w:val="0"/>
        <w:i w:val="0"/>
        <w:strike w:val="0"/>
        <w:dstrike w:val="0"/>
        <w:color w:val="5E5E5E"/>
        <w:sz w:val="16"/>
        <w:szCs w:val="16"/>
        <w:u w:val="none" w:color="000000"/>
        <w:bdr w:val="none" w:sz="0" w:space="0" w:color="auto"/>
        <w:shd w:val="clear" w:color="auto" w:fill="auto"/>
        <w:vertAlign w:val="baseline"/>
      </w:rPr>
    </w:lvl>
    <w:lvl w:ilvl="4" w:tplc="E2AC9BC6">
      <w:start w:val="1"/>
      <w:numFmt w:val="lowerLetter"/>
      <w:lvlText w:val="%5"/>
      <w:lvlJc w:val="left"/>
      <w:pPr>
        <w:ind w:left="3240"/>
      </w:pPr>
      <w:rPr>
        <w:rFonts w:ascii="Calibri" w:eastAsia="Calibri" w:hAnsi="Calibri" w:cs="Calibri"/>
        <w:b w:val="0"/>
        <w:i w:val="0"/>
        <w:strike w:val="0"/>
        <w:dstrike w:val="0"/>
        <w:color w:val="5E5E5E"/>
        <w:sz w:val="16"/>
        <w:szCs w:val="16"/>
        <w:u w:val="none" w:color="000000"/>
        <w:bdr w:val="none" w:sz="0" w:space="0" w:color="auto"/>
        <w:shd w:val="clear" w:color="auto" w:fill="auto"/>
        <w:vertAlign w:val="baseline"/>
      </w:rPr>
    </w:lvl>
    <w:lvl w:ilvl="5" w:tplc="A8DA417C">
      <w:start w:val="1"/>
      <w:numFmt w:val="lowerRoman"/>
      <w:lvlText w:val="%6"/>
      <w:lvlJc w:val="left"/>
      <w:pPr>
        <w:ind w:left="3960"/>
      </w:pPr>
      <w:rPr>
        <w:rFonts w:ascii="Calibri" w:eastAsia="Calibri" w:hAnsi="Calibri" w:cs="Calibri"/>
        <w:b w:val="0"/>
        <w:i w:val="0"/>
        <w:strike w:val="0"/>
        <w:dstrike w:val="0"/>
        <w:color w:val="5E5E5E"/>
        <w:sz w:val="16"/>
        <w:szCs w:val="16"/>
        <w:u w:val="none" w:color="000000"/>
        <w:bdr w:val="none" w:sz="0" w:space="0" w:color="auto"/>
        <w:shd w:val="clear" w:color="auto" w:fill="auto"/>
        <w:vertAlign w:val="baseline"/>
      </w:rPr>
    </w:lvl>
    <w:lvl w:ilvl="6" w:tplc="917CB36E">
      <w:start w:val="1"/>
      <w:numFmt w:val="decimal"/>
      <w:lvlText w:val="%7"/>
      <w:lvlJc w:val="left"/>
      <w:pPr>
        <w:ind w:left="4680"/>
      </w:pPr>
      <w:rPr>
        <w:rFonts w:ascii="Calibri" w:eastAsia="Calibri" w:hAnsi="Calibri" w:cs="Calibri"/>
        <w:b w:val="0"/>
        <w:i w:val="0"/>
        <w:strike w:val="0"/>
        <w:dstrike w:val="0"/>
        <w:color w:val="5E5E5E"/>
        <w:sz w:val="16"/>
        <w:szCs w:val="16"/>
        <w:u w:val="none" w:color="000000"/>
        <w:bdr w:val="none" w:sz="0" w:space="0" w:color="auto"/>
        <w:shd w:val="clear" w:color="auto" w:fill="auto"/>
        <w:vertAlign w:val="baseline"/>
      </w:rPr>
    </w:lvl>
    <w:lvl w:ilvl="7" w:tplc="1BE0B61E">
      <w:start w:val="1"/>
      <w:numFmt w:val="lowerLetter"/>
      <w:lvlText w:val="%8"/>
      <w:lvlJc w:val="left"/>
      <w:pPr>
        <w:ind w:left="5400"/>
      </w:pPr>
      <w:rPr>
        <w:rFonts w:ascii="Calibri" w:eastAsia="Calibri" w:hAnsi="Calibri" w:cs="Calibri"/>
        <w:b w:val="0"/>
        <w:i w:val="0"/>
        <w:strike w:val="0"/>
        <w:dstrike w:val="0"/>
        <w:color w:val="5E5E5E"/>
        <w:sz w:val="16"/>
        <w:szCs w:val="16"/>
        <w:u w:val="none" w:color="000000"/>
        <w:bdr w:val="none" w:sz="0" w:space="0" w:color="auto"/>
        <w:shd w:val="clear" w:color="auto" w:fill="auto"/>
        <w:vertAlign w:val="baseline"/>
      </w:rPr>
    </w:lvl>
    <w:lvl w:ilvl="8" w:tplc="4704B52C">
      <w:start w:val="1"/>
      <w:numFmt w:val="lowerRoman"/>
      <w:lvlText w:val="%9"/>
      <w:lvlJc w:val="left"/>
      <w:pPr>
        <w:ind w:left="6120"/>
      </w:pPr>
      <w:rPr>
        <w:rFonts w:ascii="Calibri" w:eastAsia="Calibri" w:hAnsi="Calibri" w:cs="Calibri"/>
        <w:b w:val="0"/>
        <w:i w:val="0"/>
        <w:strike w:val="0"/>
        <w:dstrike w:val="0"/>
        <w:color w:val="5E5E5E"/>
        <w:sz w:val="16"/>
        <w:szCs w:val="16"/>
        <w:u w:val="none" w:color="000000"/>
        <w:bdr w:val="none" w:sz="0" w:space="0" w:color="auto"/>
        <w:shd w:val="clear" w:color="auto" w:fill="auto"/>
        <w:vertAlign w:val="baseline"/>
      </w:rPr>
    </w:lvl>
  </w:abstractNum>
  <w:abstractNum w:abstractNumId="3" w15:restartNumberingAfterBreak="0">
    <w:nsid w:val="7A3B7BC3"/>
    <w:multiLevelType w:val="hybridMultilevel"/>
    <w:tmpl w:val="836C5A78"/>
    <w:lvl w:ilvl="0" w:tplc="0D0A7B68">
      <w:start w:val="5"/>
      <w:numFmt w:val="decimal"/>
      <w:lvlText w:val="%1."/>
      <w:lvlJc w:val="left"/>
      <w:pPr>
        <w:ind w:left="178"/>
      </w:pPr>
      <w:rPr>
        <w:rFonts w:ascii="Calibri" w:eastAsia="Calibri" w:hAnsi="Calibri" w:cs="Calibri"/>
        <w:b w:val="0"/>
        <w:i w:val="0"/>
        <w:strike w:val="0"/>
        <w:dstrike w:val="0"/>
        <w:color w:val="5F5E5E"/>
        <w:sz w:val="16"/>
        <w:szCs w:val="16"/>
        <w:u w:val="none" w:color="000000"/>
        <w:bdr w:val="none" w:sz="0" w:space="0" w:color="auto"/>
        <w:shd w:val="clear" w:color="auto" w:fill="auto"/>
        <w:vertAlign w:val="baseline"/>
      </w:rPr>
    </w:lvl>
    <w:lvl w:ilvl="1" w:tplc="C67C0D5C">
      <w:start w:val="1"/>
      <w:numFmt w:val="lowerLetter"/>
      <w:lvlText w:val="%2"/>
      <w:lvlJc w:val="left"/>
      <w:pPr>
        <w:ind w:left="1080"/>
      </w:pPr>
      <w:rPr>
        <w:rFonts w:ascii="Calibri" w:eastAsia="Calibri" w:hAnsi="Calibri" w:cs="Calibri"/>
        <w:b w:val="0"/>
        <w:i w:val="0"/>
        <w:strike w:val="0"/>
        <w:dstrike w:val="0"/>
        <w:color w:val="5F5E5E"/>
        <w:sz w:val="16"/>
        <w:szCs w:val="16"/>
        <w:u w:val="none" w:color="000000"/>
        <w:bdr w:val="none" w:sz="0" w:space="0" w:color="auto"/>
        <w:shd w:val="clear" w:color="auto" w:fill="auto"/>
        <w:vertAlign w:val="baseline"/>
      </w:rPr>
    </w:lvl>
    <w:lvl w:ilvl="2" w:tplc="E95E6520">
      <w:start w:val="1"/>
      <w:numFmt w:val="lowerRoman"/>
      <w:lvlText w:val="%3"/>
      <w:lvlJc w:val="left"/>
      <w:pPr>
        <w:ind w:left="1800"/>
      </w:pPr>
      <w:rPr>
        <w:rFonts w:ascii="Calibri" w:eastAsia="Calibri" w:hAnsi="Calibri" w:cs="Calibri"/>
        <w:b w:val="0"/>
        <w:i w:val="0"/>
        <w:strike w:val="0"/>
        <w:dstrike w:val="0"/>
        <w:color w:val="5F5E5E"/>
        <w:sz w:val="16"/>
        <w:szCs w:val="16"/>
        <w:u w:val="none" w:color="000000"/>
        <w:bdr w:val="none" w:sz="0" w:space="0" w:color="auto"/>
        <w:shd w:val="clear" w:color="auto" w:fill="auto"/>
        <w:vertAlign w:val="baseline"/>
      </w:rPr>
    </w:lvl>
    <w:lvl w:ilvl="3" w:tplc="0F6E6398">
      <w:start w:val="1"/>
      <w:numFmt w:val="decimal"/>
      <w:lvlText w:val="%4"/>
      <w:lvlJc w:val="left"/>
      <w:pPr>
        <w:ind w:left="2520"/>
      </w:pPr>
      <w:rPr>
        <w:rFonts w:ascii="Calibri" w:eastAsia="Calibri" w:hAnsi="Calibri" w:cs="Calibri"/>
        <w:b w:val="0"/>
        <w:i w:val="0"/>
        <w:strike w:val="0"/>
        <w:dstrike w:val="0"/>
        <w:color w:val="5F5E5E"/>
        <w:sz w:val="16"/>
        <w:szCs w:val="16"/>
        <w:u w:val="none" w:color="000000"/>
        <w:bdr w:val="none" w:sz="0" w:space="0" w:color="auto"/>
        <w:shd w:val="clear" w:color="auto" w:fill="auto"/>
        <w:vertAlign w:val="baseline"/>
      </w:rPr>
    </w:lvl>
    <w:lvl w:ilvl="4" w:tplc="57B8A7DC">
      <w:start w:val="1"/>
      <w:numFmt w:val="lowerLetter"/>
      <w:lvlText w:val="%5"/>
      <w:lvlJc w:val="left"/>
      <w:pPr>
        <w:ind w:left="3240"/>
      </w:pPr>
      <w:rPr>
        <w:rFonts w:ascii="Calibri" w:eastAsia="Calibri" w:hAnsi="Calibri" w:cs="Calibri"/>
        <w:b w:val="0"/>
        <w:i w:val="0"/>
        <w:strike w:val="0"/>
        <w:dstrike w:val="0"/>
        <w:color w:val="5F5E5E"/>
        <w:sz w:val="16"/>
        <w:szCs w:val="16"/>
        <w:u w:val="none" w:color="000000"/>
        <w:bdr w:val="none" w:sz="0" w:space="0" w:color="auto"/>
        <w:shd w:val="clear" w:color="auto" w:fill="auto"/>
        <w:vertAlign w:val="baseline"/>
      </w:rPr>
    </w:lvl>
    <w:lvl w:ilvl="5" w:tplc="124E8CF8">
      <w:start w:val="1"/>
      <w:numFmt w:val="lowerRoman"/>
      <w:lvlText w:val="%6"/>
      <w:lvlJc w:val="left"/>
      <w:pPr>
        <w:ind w:left="3960"/>
      </w:pPr>
      <w:rPr>
        <w:rFonts w:ascii="Calibri" w:eastAsia="Calibri" w:hAnsi="Calibri" w:cs="Calibri"/>
        <w:b w:val="0"/>
        <w:i w:val="0"/>
        <w:strike w:val="0"/>
        <w:dstrike w:val="0"/>
        <w:color w:val="5F5E5E"/>
        <w:sz w:val="16"/>
        <w:szCs w:val="16"/>
        <w:u w:val="none" w:color="000000"/>
        <w:bdr w:val="none" w:sz="0" w:space="0" w:color="auto"/>
        <w:shd w:val="clear" w:color="auto" w:fill="auto"/>
        <w:vertAlign w:val="baseline"/>
      </w:rPr>
    </w:lvl>
    <w:lvl w:ilvl="6" w:tplc="9A0AF7A8">
      <w:start w:val="1"/>
      <w:numFmt w:val="decimal"/>
      <w:lvlText w:val="%7"/>
      <w:lvlJc w:val="left"/>
      <w:pPr>
        <w:ind w:left="4680"/>
      </w:pPr>
      <w:rPr>
        <w:rFonts w:ascii="Calibri" w:eastAsia="Calibri" w:hAnsi="Calibri" w:cs="Calibri"/>
        <w:b w:val="0"/>
        <w:i w:val="0"/>
        <w:strike w:val="0"/>
        <w:dstrike w:val="0"/>
        <w:color w:val="5F5E5E"/>
        <w:sz w:val="16"/>
        <w:szCs w:val="16"/>
        <w:u w:val="none" w:color="000000"/>
        <w:bdr w:val="none" w:sz="0" w:space="0" w:color="auto"/>
        <w:shd w:val="clear" w:color="auto" w:fill="auto"/>
        <w:vertAlign w:val="baseline"/>
      </w:rPr>
    </w:lvl>
    <w:lvl w:ilvl="7" w:tplc="770EEE52">
      <w:start w:val="1"/>
      <w:numFmt w:val="lowerLetter"/>
      <w:lvlText w:val="%8"/>
      <w:lvlJc w:val="left"/>
      <w:pPr>
        <w:ind w:left="5400"/>
      </w:pPr>
      <w:rPr>
        <w:rFonts w:ascii="Calibri" w:eastAsia="Calibri" w:hAnsi="Calibri" w:cs="Calibri"/>
        <w:b w:val="0"/>
        <w:i w:val="0"/>
        <w:strike w:val="0"/>
        <w:dstrike w:val="0"/>
        <w:color w:val="5F5E5E"/>
        <w:sz w:val="16"/>
        <w:szCs w:val="16"/>
        <w:u w:val="none" w:color="000000"/>
        <w:bdr w:val="none" w:sz="0" w:space="0" w:color="auto"/>
        <w:shd w:val="clear" w:color="auto" w:fill="auto"/>
        <w:vertAlign w:val="baseline"/>
      </w:rPr>
    </w:lvl>
    <w:lvl w:ilvl="8" w:tplc="826CCEDC">
      <w:start w:val="1"/>
      <w:numFmt w:val="lowerRoman"/>
      <w:lvlText w:val="%9"/>
      <w:lvlJc w:val="left"/>
      <w:pPr>
        <w:ind w:left="6120"/>
      </w:pPr>
      <w:rPr>
        <w:rFonts w:ascii="Calibri" w:eastAsia="Calibri" w:hAnsi="Calibri" w:cs="Calibri"/>
        <w:b w:val="0"/>
        <w:i w:val="0"/>
        <w:strike w:val="0"/>
        <w:dstrike w:val="0"/>
        <w:color w:val="5F5E5E"/>
        <w:sz w:val="16"/>
        <w:szCs w:val="16"/>
        <w:u w:val="none" w:color="000000"/>
        <w:bdr w:val="none" w:sz="0" w:space="0" w:color="auto"/>
        <w:shd w:val="clear" w:color="auto" w:fill="auto"/>
        <w:vertAlign w:val="baseline"/>
      </w:rPr>
    </w:lvl>
  </w:abstractNum>
  <w:num w:numId="1" w16cid:durableId="896549013">
    <w:abstractNumId w:val="0"/>
  </w:num>
  <w:num w:numId="2" w16cid:durableId="1317492753">
    <w:abstractNumId w:val="1"/>
  </w:num>
  <w:num w:numId="3" w16cid:durableId="1475948180">
    <w:abstractNumId w:val="3"/>
  </w:num>
  <w:num w:numId="4" w16cid:durableId="153230524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rlotte Wardell">
    <w15:presenceInfo w15:providerId="AD" w15:userId="S::charlotte.wardell@d2legaltech.com::df9bd67e-ff28-43f3-8d1f-fc70bc7a21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51A"/>
    <w:rsid w:val="0009051A"/>
    <w:rsid w:val="001A4E07"/>
    <w:rsid w:val="00437936"/>
    <w:rsid w:val="004A5BFB"/>
    <w:rsid w:val="004C552D"/>
    <w:rsid w:val="00753571"/>
    <w:rsid w:val="008279DD"/>
    <w:rsid w:val="00924C16"/>
    <w:rsid w:val="00952AE3"/>
    <w:rsid w:val="00A36A70"/>
    <w:rsid w:val="00B15206"/>
    <w:rsid w:val="00B52A81"/>
    <w:rsid w:val="00C7057D"/>
    <w:rsid w:val="00EC6BF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77C818D"/>
  <w15:docId w15:val="{C968ED20-F514-C044-BC8F-D26C3FDC0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571"/>
    <w:pPr>
      <w:spacing w:after="220" w:line="271" w:lineRule="auto"/>
      <w:ind w:left="10" w:hanging="10"/>
    </w:pPr>
    <w:rPr>
      <w:rFonts w:ascii="Calibri" w:eastAsia="Calibri" w:hAnsi="Calibri" w:cs="Calibri"/>
      <w:color w:val="5E5E5E"/>
      <w:sz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EC6BF4"/>
    <w:pPr>
      <w:spacing w:after="0" w:line="240" w:lineRule="auto"/>
    </w:pPr>
    <w:rPr>
      <w:rFonts w:ascii="Calibri" w:eastAsia="Calibri" w:hAnsi="Calibri" w:cs="Calibri"/>
      <w:color w:val="5E5E5E"/>
      <w:sz w:val="16"/>
    </w:rPr>
  </w:style>
  <w:style w:type="character" w:styleId="CommentReference">
    <w:name w:val="annotation reference"/>
    <w:basedOn w:val="DefaultParagraphFont"/>
    <w:uiPriority w:val="99"/>
    <w:semiHidden/>
    <w:unhideWhenUsed/>
    <w:rsid w:val="00EC6BF4"/>
    <w:rPr>
      <w:sz w:val="16"/>
      <w:szCs w:val="16"/>
    </w:rPr>
  </w:style>
  <w:style w:type="paragraph" w:styleId="CommentText">
    <w:name w:val="annotation text"/>
    <w:basedOn w:val="Normal"/>
    <w:link w:val="CommentTextChar"/>
    <w:uiPriority w:val="99"/>
    <w:semiHidden/>
    <w:unhideWhenUsed/>
    <w:rsid w:val="00EC6BF4"/>
    <w:pPr>
      <w:spacing w:line="240" w:lineRule="auto"/>
    </w:pPr>
    <w:rPr>
      <w:sz w:val="20"/>
      <w:szCs w:val="20"/>
    </w:rPr>
  </w:style>
  <w:style w:type="character" w:customStyle="1" w:styleId="CommentTextChar">
    <w:name w:val="Comment Text Char"/>
    <w:basedOn w:val="DefaultParagraphFont"/>
    <w:link w:val="CommentText"/>
    <w:uiPriority w:val="99"/>
    <w:semiHidden/>
    <w:rsid w:val="00EC6BF4"/>
    <w:rPr>
      <w:rFonts w:ascii="Calibri" w:eastAsia="Calibri" w:hAnsi="Calibri" w:cs="Calibri"/>
      <w:color w:val="5E5E5E"/>
      <w:sz w:val="20"/>
      <w:szCs w:val="20"/>
    </w:rPr>
  </w:style>
  <w:style w:type="paragraph" w:styleId="CommentSubject">
    <w:name w:val="annotation subject"/>
    <w:basedOn w:val="CommentText"/>
    <w:next w:val="CommentText"/>
    <w:link w:val="CommentSubjectChar"/>
    <w:uiPriority w:val="99"/>
    <w:semiHidden/>
    <w:unhideWhenUsed/>
    <w:rsid w:val="00EC6BF4"/>
    <w:rPr>
      <w:b/>
      <w:bCs/>
    </w:rPr>
  </w:style>
  <w:style w:type="character" w:customStyle="1" w:styleId="CommentSubjectChar">
    <w:name w:val="Comment Subject Char"/>
    <w:basedOn w:val="CommentTextChar"/>
    <w:link w:val="CommentSubject"/>
    <w:uiPriority w:val="99"/>
    <w:semiHidden/>
    <w:rsid w:val="00EC6BF4"/>
    <w:rPr>
      <w:rFonts w:ascii="Calibri" w:eastAsia="Calibri" w:hAnsi="Calibri" w:cs="Calibri"/>
      <w:b/>
      <w:bCs/>
      <w:color w:val="5E5E5E"/>
      <w:sz w:val="20"/>
      <w:szCs w:val="20"/>
    </w:rPr>
  </w:style>
  <w:style w:type="character" w:styleId="Strong">
    <w:name w:val="Strong"/>
    <w:basedOn w:val="DefaultParagraphFont"/>
    <w:uiPriority w:val="22"/>
    <w:qFormat/>
    <w:rsid w:val="004379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3" Type="http://schemas.openxmlformats.org/officeDocument/2006/relationships/settings" Target="settings.xml"/><Relationship Id="rId7" Type="http://schemas.openxmlformats.org/officeDocument/2006/relationships/image" Target="media/image1.jpg"/><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2413</Words>
  <Characters>13758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YM-TermsOfBusiness-26V102</vt:lpstr>
    </vt:vector>
  </TitlesOfParts>
  <Company/>
  <LinksUpToDate>false</LinksUpToDate>
  <CharactersWithSpaces>16139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YM-TermsOfBusiness-26V102</dc:title>
  <dc:subject/>
  <dc:creator>Charlotte Wardell</dc:creator>
  <cp:keywords/>
  <cp:lastModifiedBy>Charlotte Wardell</cp:lastModifiedBy>
  <cp:revision>5</cp:revision>
  <dcterms:created xsi:type="dcterms:W3CDTF">2026-05-07T02:05:00Z</dcterms:created>
  <dcterms:modified xsi:type="dcterms:W3CDTF">2026-05-07T02:06:00Z</dcterms:modified>
</cp:coreProperties>
</file>